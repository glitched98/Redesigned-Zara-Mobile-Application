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4"/>
          <w:szCs w:val="44"/>
        </w:rPr>
      </w:pPr>
      <w:bookmarkStart w:colFirst="0" w:colLast="0" w:name="_lrzcdlvbsk84" w:id="0"/>
      <w:bookmarkEnd w:id="0"/>
      <w:r w:rsidDel="00000000" w:rsidR="00000000" w:rsidRPr="00000000">
        <w:rPr>
          <w:b w:val="1"/>
          <w:sz w:val="44"/>
          <w:szCs w:val="44"/>
          <w:rtl w:val="0"/>
        </w:rPr>
        <w:t xml:space="preserve">IMPROVING ZARA’S MOBILE APPLICATION’S USER INTERFACE</w:t>
      </w:r>
    </w:p>
    <w:p w:rsidR="00000000" w:rsidDel="00000000" w:rsidP="00000000" w:rsidRDefault="00000000" w:rsidRPr="00000000" w14:paraId="00000002">
      <w:pPr>
        <w:pStyle w:val="Subtitle"/>
        <w:jc w:val="center"/>
        <w:rPr>
          <w:b w:val="1"/>
        </w:rPr>
      </w:pPr>
      <w:bookmarkStart w:colFirst="0" w:colLast="0" w:name="_a5k7s2i398z5" w:id="1"/>
      <w:bookmarkEnd w:id="1"/>
      <w:r w:rsidDel="00000000" w:rsidR="00000000" w:rsidRPr="00000000">
        <w:rPr>
          <w:b w:val="1"/>
          <w:rtl w:val="0"/>
        </w:rPr>
        <w:t xml:space="preserve">Part 3: High Fidelity Prototype and User Testing Plan</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CPS613</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Dr. Somang Nam</w:t>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Chloe Parentela</w:t>
      </w:r>
    </w:p>
    <w:p w:rsidR="00000000" w:rsidDel="00000000" w:rsidP="00000000" w:rsidRDefault="00000000" w:rsidRPr="00000000" w14:paraId="00000015">
      <w:pPr>
        <w:jc w:val="center"/>
        <w:rPr>
          <w:sz w:val="30"/>
          <w:szCs w:val="30"/>
        </w:rPr>
      </w:pPr>
      <w:r w:rsidDel="00000000" w:rsidR="00000000" w:rsidRPr="00000000">
        <w:rPr>
          <w:sz w:val="30"/>
          <w:szCs w:val="30"/>
          <w:rtl w:val="0"/>
        </w:rPr>
        <w:t xml:space="preserve">Dylan Rodrigues</w:t>
      </w:r>
    </w:p>
    <w:p w:rsidR="00000000" w:rsidDel="00000000" w:rsidP="00000000" w:rsidRDefault="00000000" w:rsidRPr="00000000" w14:paraId="00000016">
      <w:pPr>
        <w:jc w:val="center"/>
        <w:rPr>
          <w:sz w:val="30"/>
          <w:szCs w:val="30"/>
        </w:rPr>
      </w:pPr>
      <w:r w:rsidDel="00000000" w:rsidR="00000000" w:rsidRPr="00000000">
        <w:rPr>
          <w:sz w:val="30"/>
          <w:szCs w:val="30"/>
          <w:rtl w:val="0"/>
        </w:rPr>
        <w:t xml:space="preserve">Ghazal Mirsayyah</w:t>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Omar Syed</w:t>
      </w:r>
    </w:p>
    <w:p w:rsidR="00000000" w:rsidDel="00000000" w:rsidP="00000000" w:rsidRDefault="00000000" w:rsidRPr="00000000" w14:paraId="00000018">
      <w:pPr>
        <w:jc w:val="center"/>
        <w:rPr>
          <w:sz w:val="30"/>
          <w:szCs w:val="30"/>
        </w:rPr>
      </w:pPr>
      <w:r w:rsidDel="00000000" w:rsidR="00000000" w:rsidRPr="00000000">
        <w:rPr>
          <w:sz w:val="30"/>
          <w:szCs w:val="30"/>
          <w:rtl w:val="0"/>
        </w:rPr>
        <w:t xml:space="preserve">Shantanu Singh</w:t>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sz w:val="30"/>
          <w:szCs w:val="30"/>
        </w:rPr>
      </w:pPr>
      <w:r w:rsidDel="00000000" w:rsidR="00000000" w:rsidRPr="00000000">
        <w:rPr>
          <w:sz w:val="30"/>
          <w:szCs w:val="30"/>
          <w:rtl w:val="0"/>
        </w:rPr>
        <w:t xml:space="preserve">April 1, 2022</w:t>
      </w:r>
    </w:p>
    <w:p w:rsidR="00000000" w:rsidDel="00000000" w:rsidP="00000000" w:rsidRDefault="00000000" w:rsidRPr="00000000" w14:paraId="00000020">
      <w:pPr>
        <w:jc w:val="center"/>
        <w:rPr>
          <w:sz w:val="30"/>
          <w:szCs w:val="30"/>
        </w:rPr>
      </w:pPr>
      <w:r w:rsidDel="00000000" w:rsidR="00000000" w:rsidRPr="00000000">
        <w:rPr>
          <w:rtl w:val="0"/>
        </w:rPr>
      </w:r>
    </w:p>
    <w:p w:rsidR="00000000" w:rsidDel="00000000" w:rsidP="00000000" w:rsidRDefault="00000000" w:rsidRPr="00000000" w14:paraId="00000021">
      <w:pPr>
        <w:pStyle w:val="Heading1"/>
        <w:keepNext w:val="1"/>
        <w:keepLines w:val="1"/>
        <w:spacing w:after="240" w:before="120" w:line="240" w:lineRule="auto"/>
        <w:rPr/>
      </w:pPr>
      <w:bookmarkStart w:colFirst="0" w:colLast="0" w:name="_8ebx2v4i0hln"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ebx2v4i0h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_8ebx2v4i0hln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igxao8w2n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Hi-fi Prototype &amp; Redesign Decisions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_vigxao8w2nfr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ythxzdnk69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 to prototype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_ythxzdnk69m6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ooohekzy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_n2ooohekzygf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ysv09619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Navigation 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_ckysv0961903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9fzewoj7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Landing Page and Home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_tr9fzewoj7mw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qikga2qj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_kwqikga2qj8k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rthtm1r3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_fcrthtm1r3bl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hzijwxyg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_2jhzijwxyg9t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tx19acel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_aqtx19acelv5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kq64eta49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Wishlist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_6ckq64eta49m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48jcbw7w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_x848jcbw7wty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ktutnqf62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DECIDE Framework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_gktutnqf625i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327cv6ft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goals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_y8327cv6ftut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kghxptr5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 the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_9ikghxptr5j3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7dq4qplzy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Choose the evaluation approach and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_e7dq4qplzy3t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rsq67k6d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practical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_uersq67k6ddj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hlninrk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Decide How to deal with the ethical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_rxhlninrks90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66t9n680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Analyze, Interpret and Present the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_el66t9n68094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qitzgla04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_kqitzgla04i4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j0zoo2xp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of Participant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_7gj0zoo2xprn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fo3sncz2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Protocol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_5afo3sncz2ev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5d3bxbyl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Consent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_ht5d3bxbyluq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2uu4i0n6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_sl2uu4i0n6co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rPr/>
      </w:pPr>
      <w:bookmarkStart w:colFirst="0" w:colLast="0" w:name="_vigxao8w2nfr" w:id="3"/>
      <w:bookmarkEnd w:id="3"/>
      <w:r w:rsidDel="00000000" w:rsidR="00000000" w:rsidRPr="00000000">
        <w:rPr>
          <w:rtl w:val="0"/>
        </w:rPr>
        <w:t xml:space="preserve">Hi-fi Prototype &amp; Redesign Decisions</w:t>
      </w:r>
    </w:p>
    <w:p w:rsidR="00000000" w:rsidDel="00000000" w:rsidP="00000000" w:rsidRDefault="00000000" w:rsidRPr="00000000" w14:paraId="00000044">
      <w:pPr>
        <w:pStyle w:val="Heading2"/>
        <w:rPr/>
      </w:pPr>
      <w:bookmarkStart w:colFirst="0" w:colLast="0" w:name="_ythxzdnk69m6" w:id="4"/>
      <w:bookmarkEnd w:id="4"/>
      <w:r w:rsidDel="00000000" w:rsidR="00000000" w:rsidRPr="00000000">
        <w:rPr>
          <w:rtl w:val="0"/>
        </w:rPr>
        <w:t xml:space="preserve">Link to prototype</w:t>
      </w:r>
    </w:p>
    <w:p w:rsidR="00000000" w:rsidDel="00000000" w:rsidP="00000000" w:rsidRDefault="00000000" w:rsidRPr="00000000" w14:paraId="00000045">
      <w:pPr>
        <w:rPr>
          <w:sz w:val="24"/>
          <w:szCs w:val="24"/>
        </w:rPr>
      </w:pPr>
      <w:hyperlink r:id="rId6">
        <w:r w:rsidDel="00000000" w:rsidR="00000000" w:rsidRPr="00000000">
          <w:rPr>
            <w:color w:val="1155cc"/>
            <w:sz w:val="24"/>
            <w:szCs w:val="24"/>
            <w:u w:val="single"/>
            <w:rtl w:val="0"/>
          </w:rPr>
          <w:t xml:space="preserve">https://www.figma.com/file/CEZv9yBqSiPFkQeEnn7gSY/CPS-613%3A-High-fidelity?node-id=0%3A1</w:t>
        </w:r>
      </w:hyperlink>
      <w:r w:rsidDel="00000000" w:rsidR="00000000" w:rsidRPr="00000000">
        <w:rPr>
          <w:sz w:val="24"/>
          <w:szCs w:val="24"/>
          <w:rtl w:val="0"/>
        </w:rPr>
        <w:t xml:space="preserve"> </w:t>
      </w:r>
    </w:p>
    <w:p w:rsidR="00000000" w:rsidDel="00000000" w:rsidP="00000000" w:rsidRDefault="00000000" w:rsidRPr="00000000" w14:paraId="00000046">
      <w:pPr>
        <w:pStyle w:val="Heading2"/>
        <w:rPr/>
      </w:pPr>
      <w:bookmarkStart w:colFirst="0" w:colLast="0" w:name="_n2ooohekzygf" w:id="5"/>
      <w:bookmarkEnd w:id="5"/>
      <w:r w:rsidDel="00000000" w:rsidR="00000000" w:rsidRPr="00000000">
        <w:rPr>
          <w:rtl w:val="0"/>
        </w:rPr>
        <w:t xml:space="preserve">General</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1595438" cy="3290590"/>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95438" cy="329059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71049" cy="3257308"/>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571049" cy="325730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2"/>
        </w:numPr>
        <w:ind w:left="720" w:hanging="360"/>
        <w:jc w:val="both"/>
      </w:pPr>
      <w:r w:rsidDel="00000000" w:rsidR="00000000" w:rsidRPr="00000000">
        <w:rPr>
          <w:sz w:val="24"/>
          <w:szCs w:val="24"/>
          <w:rtl w:val="0"/>
        </w:rPr>
        <w:t xml:space="preserve">To keep the platform bright and easy to work with, we followed a light color palette by using white backgrounds, with black text and buttons. We wanted the user to never struggle determining the functionality of each interactable aspect of the platform. The contrast in the background and text stands out even when the user is attempting to use the platform in broad daylight or pitch darkness. This prevents any icons, buttons, or any other functions from going unnoticed or hidden. For simplicity, we created a “Help” and settings button at the top of all pages for users to access in case they are struggling with the platform. Our prototype used </w:t>
      </w:r>
      <w:r w:rsidDel="00000000" w:rsidR="00000000" w:rsidRPr="00000000">
        <w:rPr>
          <w:sz w:val="24"/>
          <w:szCs w:val="24"/>
          <w:rtl w:val="0"/>
        </w:rPr>
        <w:t xml:space="preserve">Mandali</w:t>
      </w:r>
      <w:r w:rsidDel="00000000" w:rsidR="00000000" w:rsidRPr="00000000">
        <w:rPr>
          <w:sz w:val="24"/>
          <w:szCs w:val="24"/>
          <w:rtl w:val="0"/>
        </w:rPr>
        <w:t xml:space="preserve"> font throughout the whole application for consistency.</w:t>
      </w:r>
    </w:p>
    <w:p w:rsidR="00000000" w:rsidDel="00000000" w:rsidP="00000000" w:rsidRDefault="00000000" w:rsidRPr="00000000" w14:paraId="00000049">
      <w:pPr>
        <w:pStyle w:val="Heading2"/>
        <w:rPr/>
      </w:pPr>
      <w:bookmarkStart w:colFirst="0" w:colLast="0" w:name="_ckysv0961903" w:id="6"/>
      <w:bookmarkEnd w:id="6"/>
      <w:r w:rsidDel="00000000" w:rsidR="00000000" w:rsidRPr="00000000">
        <w:rPr>
          <w:rtl w:val="0"/>
        </w:rPr>
        <w:t xml:space="preserve">Navigation Bar</w:t>
      </w:r>
    </w:p>
    <w:p w:rsidR="00000000" w:rsidDel="00000000" w:rsidP="00000000" w:rsidRDefault="00000000" w:rsidRPr="00000000" w14:paraId="0000004A">
      <w:pPr>
        <w:jc w:val="center"/>
        <w:rPr>
          <w:sz w:val="24"/>
          <w:szCs w:val="24"/>
        </w:rPr>
      </w:pPr>
      <w:r w:rsidDel="00000000" w:rsidR="00000000" w:rsidRPr="00000000">
        <w:rPr>
          <w:sz w:val="24"/>
          <w:szCs w:val="24"/>
        </w:rPr>
        <w:drawing>
          <wp:inline distB="114300" distT="114300" distL="114300" distR="114300">
            <wp:extent cx="5319713" cy="843993"/>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319713" cy="84399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numPr>
          <w:ilvl w:val="0"/>
          <w:numId w:val="4"/>
        </w:numPr>
        <w:ind w:left="720" w:hanging="360"/>
        <w:jc w:val="both"/>
      </w:pPr>
      <w:r w:rsidDel="00000000" w:rsidR="00000000" w:rsidRPr="00000000">
        <w:rPr>
          <w:sz w:val="24"/>
          <w:szCs w:val="24"/>
          <w:rtl w:val="0"/>
        </w:rPr>
        <w:t xml:space="preserve">For our navigation bar, once again we followed a black and white color palette selection, except this time, we made the background of the navigation bar black, while making the Icons and “Menu” text white. We used the opposite color scheme so that the user can quickly distinguish the navigation bar from the actual page, while remaining true to the original color scheme to ensure that the entire platform is clear and consistent.</w:t>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pStyle w:val="Heading2"/>
        <w:rPr/>
      </w:pPr>
      <w:bookmarkStart w:colFirst="0" w:colLast="0" w:name="_tr9fzewoj7mw" w:id="7"/>
      <w:bookmarkEnd w:id="7"/>
      <w:r w:rsidDel="00000000" w:rsidR="00000000" w:rsidRPr="00000000">
        <w:rPr>
          <w:rtl w:val="0"/>
        </w:rPr>
        <w:t xml:space="preserve">Landing Page and Home Page</w:t>
      </w:r>
    </w:p>
    <w:p w:rsidR="00000000" w:rsidDel="00000000" w:rsidP="00000000" w:rsidRDefault="00000000" w:rsidRPr="00000000" w14:paraId="0000004F">
      <w:pPr>
        <w:jc w:val="center"/>
        <w:rPr>
          <w:sz w:val="24"/>
          <w:szCs w:val="24"/>
        </w:rPr>
      </w:pPr>
      <w:r w:rsidDel="00000000" w:rsidR="00000000" w:rsidRPr="00000000">
        <w:rPr>
          <w:sz w:val="24"/>
          <w:szCs w:val="24"/>
        </w:rPr>
        <w:drawing>
          <wp:inline distB="114300" distT="114300" distL="114300" distR="114300">
            <wp:extent cx="1612876" cy="3326978"/>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612876" cy="3326978"/>
                    </a:xfrm>
                    <a:prstGeom prst="rect"/>
                    <a:ln/>
                  </pic:spPr>
                </pic:pic>
              </a:graphicData>
            </a:graphic>
          </wp:inline>
        </w:drawing>
      </w:r>
      <w:r w:rsidDel="00000000" w:rsidR="00000000" w:rsidRPr="00000000">
        <w:rPr>
          <w:sz w:val="24"/>
          <w:szCs w:val="24"/>
        </w:rPr>
        <w:drawing>
          <wp:inline distB="114300" distT="114300" distL="114300" distR="114300">
            <wp:extent cx="1609725" cy="3334430"/>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609725" cy="33344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9"/>
        </w:numPr>
        <w:ind w:left="720" w:hanging="360"/>
        <w:jc w:val="both"/>
        <w:rPr>
          <w:sz w:val="24"/>
          <w:szCs w:val="24"/>
          <w:u w:val="none"/>
        </w:rPr>
      </w:pPr>
      <w:r w:rsidDel="00000000" w:rsidR="00000000" w:rsidRPr="00000000">
        <w:rPr>
          <w:sz w:val="24"/>
          <w:szCs w:val="24"/>
          <w:rtl w:val="0"/>
        </w:rPr>
        <w:t xml:space="preserve">We kept our landing page after sign in, bright and filled with just enough images to grasp the user’s attention but not overwhelm them, like how Zara’s original UI does. Since the landing page and the home page are the first pages the user is forced to interact with after login, we focused on attractive qualities that would reel users in and direct them to popular pages within the platform. We used only bright images of items available in the Zara store as well as providing options to navigate to the specific item in order to give off an immediate fashion friendly vibe. We used different font sizes of the same font format to be able to express consistency yet also making important aspects of the platform immediately visible. The original design of the app also included a lot of carousel interfaces on the home page, which were faced with negative feedback during our usability testing. Therefore we removed and replaced them with a mix of images and videos, to keep the page interactive but not too overwhelming. </w:t>
      </w:r>
    </w:p>
    <w:p w:rsidR="00000000" w:rsidDel="00000000" w:rsidP="00000000" w:rsidRDefault="00000000" w:rsidRPr="00000000" w14:paraId="00000051">
      <w:pPr>
        <w:pStyle w:val="Heading2"/>
        <w:rPr/>
      </w:pPr>
      <w:bookmarkStart w:colFirst="0" w:colLast="0" w:name="_kwqikga2qj8k" w:id="8"/>
      <w:bookmarkEnd w:id="8"/>
      <w:r w:rsidDel="00000000" w:rsidR="00000000" w:rsidRPr="00000000">
        <w:rPr>
          <w:rtl w:val="0"/>
        </w:rPr>
        <w:t xml:space="preserve">Search</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1692030" cy="3469853"/>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692030" cy="346985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0"/>
        </w:numPr>
        <w:ind w:left="720" w:hanging="360"/>
        <w:jc w:val="both"/>
        <w:rPr>
          <w:sz w:val="24"/>
          <w:szCs w:val="24"/>
          <w:u w:val="none"/>
        </w:rPr>
      </w:pPr>
      <w:r w:rsidDel="00000000" w:rsidR="00000000" w:rsidRPr="00000000">
        <w:rPr>
          <w:sz w:val="24"/>
          <w:szCs w:val="24"/>
          <w:rtl w:val="0"/>
        </w:rPr>
        <w:t xml:space="preserve">We positioned the search icon right next to the landing page icon on the navigation bar since most users tend to jump to search immediately. We provided the user with the “Trending Now” list to aid in the search for common trending items, sticking to the same color palette and font style as the rest of the pages, using different font sizes to indicate importance and headers. Furthermore, to distinguish the search page as the active page, we made it brighter and thicker than the inactive icons in the navigation bar, and we added a circle in the middle.</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2"/>
        <w:rPr/>
      </w:pPr>
      <w:bookmarkStart w:colFirst="0" w:colLast="0" w:name="_fcrthtm1r3bl" w:id="9"/>
      <w:bookmarkEnd w:id="9"/>
      <w:r w:rsidDel="00000000" w:rsidR="00000000" w:rsidRPr="00000000">
        <w:rPr>
          <w:rtl w:val="0"/>
        </w:rPr>
        <w:t xml:space="preserve">Menu</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1431551" cy="2926928"/>
            <wp:effectExtent b="0" l="0" r="0" t="0"/>
            <wp:docPr id="2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431551" cy="2926928"/>
                    </a:xfrm>
                    <a:prstGeom prst="rect"/>
                    <a:ln/>
                  </pic:spPr>
                </pic:pic>
              </a:graphicData>
            </a:graphic>
          </wp:inline>
        </w:drawing>
      </w:r>
      <w:r w:rsidDel="00000000" w:rsidR="00000000" w:rsidRPr="00000000">
        <w:rPr/>
        <w:drawing>
          <wp:inline distB="114300" distT="114300" distL="114300" distR="114300">
            <wp:extent cx="1404938" cy="2896481"/>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404938" cy="2896481"/>
                    </a:xfrm>
                    <a:prstGeom prst="rect"/>
                    <a:ln/>
                  </pic:spPr>
                </pic:pic>
              </a:graphicData>
            </a:graphic>
          </wp:inline>
        </w:drawing>
      </w:r>
      <w:r w:rsidDel="00000000" w:rsidR="00000000" w:rsidRPr="00000000">
        <w:rPr/>
        <w:drawing>
          <wp:inline distB="114300" distT="114300" distL="114300" distR="114300">
            <wp:extent cx="1395413" cy="289315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95413" cy="2893155"/>
                    </a:xfrm>
                    <a:prstGeom prst="rect"/>
                    <a:ln/>
                  </pic:spPr>
                </pic:pic>
              </a:graphicData>
            </a:graphic>
          </wp:inline>
        </w:drawing>
      </w:r>
      <w:r w:rsidDel="00000000" w:rsidR="00000000" w:rsidRPr="00000000">
        <w:rPr/>
        <w:drawing>
          <wp:inline distB="114300" distT="114300" distL="114300" distR="114300">
            <wp:extent cx="1395413" cy="2887060"/>
            <wp:effectExtent b="0" l="0" r="0" t="0"/>
            <wp:docPr id="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395413" cy="288706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20"/>
        </w:numPr>
        <w:ind w:left="720" w:hanging="360"/>
        <w:jc w:val="both"/>
        <w:rPr>
          <w:sz w:val="24"/>
          <w:szCs w:val="24"/>
          <w:u w:val="none"/>
        </w:rPr>
      </w:pPr>
      <w:r w:rsidDel="00000000" w:rsidR="00000000" w:rsidRPr="00000000">
        <w:rPr>
          <w:sz w:val="24"/>
          <w:szCs w:val="24"/>
          <w:rtl w:val="0"/>
        </w:rPr>
        <w:t xml:space="preserve">In order to attract users and provide them with all available product options, we made the "MENU" icon in our navigation bar the largest icon. With a clear method of accessing the MENU bar, the users are able to immediately jump into product browsing according to their wants. For our search menu, we significantly reduced the amount of options to avoid overwhelming the user with so much content. We divided all items by Women, Men, Kids and Beauty, each section having their respective categories that are simple and easy to work with. For Women and Men, the items are distributed under two visible headers, “Clothing” and “Other”,  that are bolded in large fonts to avoid any confusion. For kids, items are divided by gender and then further divided by age group. For beauty, we maintained a simple and accessible menu of all beauty products. </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pStyle w:val="Heading2"/>
        <w:rPr/>
      </w:pPr>
      <w:bookmarkStart w:colFirst="0" w:colLast="0" w:name="_2jhzijwxyg9t" w:id="10"/>
      <w:bookmarkEnd w:id="10"/>
      <w:r w:rsidDel="00000000" w:rsidR="00000000" w:rsidRPr="00000000">
        <w:rPr>
          <w:rtl w:val="0"/>
        </w:rPr>
        <w:t xml:space="preserve">Profile</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1428750" cy="2892847"/>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428750" cy="28928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14463" cy="2910333"/>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14463" cy="291033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25273" cy="2937217"/>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425273" cy="293721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8"/>
        </w:numPr>
        <w:ind w:left="720" w:hanging="360"/>
        <w:jc w:val="both"/>
        <w:rPr>
          <w:sz w:val="24"/>
          <w:szCs w:val="24"/>
          <w:u w:val="none"/>
        </w:rPr>
      </w:pPr>
      <w:r w:rsidDel="00000000" w:rsidR="00000000" w:rsidRPr="00000000">
        <w:rPr>
          <w:sz w:val="24"/>
          <w:szCs w:val="24"/>
          <w:rtl w:val="0"/>
        </w:rPr>
        <w:t xml:space="preserve">The profile can be accessed by the human icon in the navigation bar on the right of the “MENU” button. In order to allow users to identify the profile section of the platform, we used the human icon commonly used on websites and phone applications. By using recognizable icons, the user does not have to face a steep learning curve when attempting to use the platform for their first time. In the profile page, we used large header buttons to signify the 4 primary functions of the profile page, “My Zara QR Code”, “WISHLIST”, “PROFILE” and “LIVE CHAT”. Users can also access the page’s secondary functions just below in a smaller, less prominent font size. Furthermore, to prevent the users from accidentally logging out of their account without intending to, we added a warning prompt that asks the user if they really want to log out before doing so.</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pStyle w:val="Heading2"/>
        <w:rPr/>
      </w:pPr>
      <w:bookmarkStart w:colFirst="0" w:colLast="0" w:name="_aqtx19acelv5" w:id="11"/>
      <w:bookmarkEnd w:id="11"/>
      <w:r w:rsidDel="00000000" w:rsidR="00000000" w:rsidRPr="00000000">
        <w:rPr>
          <w:rtl w:val="0"/>
        </w:rPr>
        <w:t xml:space="preserve">Cart</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1844462" cy="3803228"/>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1844462" cy="380322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25060" cy="3769147"/>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825060" cy="376914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6"/>
        </w:numPr>
        <w:ind w:left="720" w:hanging="360"/>
        <w:jc w:val="both"/>
        <w:rPr>
          <w:sz w:val="24"/>
          <w:szCs w:val="24"/>
          <w:u w:val="none"/>
        </w:rPr>
      </w:pPr>
      <w:r w:rsidDel="00000000" w:rsidR="00000000" w:rsidRPr="00000000">
        <w:rPr>
          <w:sz w:val="24"/>
          <w:szCs w:val="24"/>
          <w:rtl w:val="0"/>
        </w:rPr>
        <w:t xml:space="preserve">The cart page is positioned last on the navigation bar since it is the last action performed by the user when attempting to purchase items. To keep the platform intuitive and easy to learn, we used a shopping cart icon to identify the cart page. The first thing users see from the top of the cart page is a category selection bar to clarify whether the user is accessing their shopping cart or wishlist. For the pick up method, we used both black and white text as well as icons to match the theme of the whole platform. By using a combination of icon and text, the pick up method selection becomes a lot more intuitive and quickly understood. When using the “Zara Store” and “Pick-up Point” as the pickup method, addresses are required to be inputted on a pop up page with an inverted theme of black background and white text to provide an obvious way to indicate a popup page from the actual cart page. The user can also use a map to pick the location. In the order summary, images of the items, as well as their details and price breakdown are all made visible in large fonts to avoid confusion. Options to cancel and edit orders as well to contact a live chat Zara representative are made available. </w:t>
      </w:r>
    </w:p>
    <w:p w:rsidR="00000000" w:rsidDel="00000000" w:rsidP="00000000" w:rsidRDefault="00000000" w:rsidRPr="00000000" w14:paraId="00000061">
      <w:pPr>
        <w:pStyle w:val="Heading2"/>
        <w:rPr/>
      </w:pPr>
      <w:bookmarkStart w:colFirst="0" w:colLast="0" w:name="_6ckq64eta49m" w:id="12"/>
      <w:bookmarkEnd w:id="12"/>
      <w:r w:rsidDel="00000000" w:rsidR="00000000" w:rsidRPr="00000000">
        <w:rPr>
          <w:rtl w:val="0"/>
        </w:rPr>
        <w:t xml:space="preserve">Wishlist</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1410417" cy="2883322"/>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410417" cy="2883322"/>
                    </a:xfrm>
                    <a:prstGeom prst="rect"/>
                    <a:ln/>
                  </pic:spPr>
                </pic:pic>
              </a:graphicData>
            </a:graphic>
          </wp:inline>
        </w:drawing>
      </w:r>
      <w:r w:rsidDel="00000000" w:rsidR="00000000" w:rsidRPr="00000000">
        <w:rPr/>
        <w:drawing>
          <wp:inline distB="114300" distT="114300" distL="114300" distR="114300">
            <wp:extent cx="1419225" cy="2867025"/>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1419225" cy="2867025"/>
                    </a:xfrm>
                    <a:prstGeom prst="rect"/>
                    <a:ln/>
                  </pic:spPr>
                </pic:pic>
              </a:graphicData>
            </a:graphic>
          </wp:inline>
        </w:drawing>
      </w:r>
      <w:r w:rsidDel="00000000" w:rsidR="00000000" w:rsidRPr="00000000">
        <w:rPr/>
        <w:drawing>
          <wp:inline distB="114300" distT="114300" distL="114300" distR="114300">
            <wp:extent cx="1400175" cy="2857891"/>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400175" cy="2857891"/>
                    </a:xfrm>
                    <a:prstGeom prst="rect"/>
                    <a:ln/>
                  </pic:spPr>
                </pic:pic>
              </a:graphicData>
            </a:graphic>
          </wp:inline>
        </w:drawing>
      </w:r>
      <w:r w:rsidDel="00000000" w:rsidR="00000000" w:rsidRPr="00000000">
        <w:rPr/>
        <mc:AlternateContent>
          <mc:Choice Requires="wpg">
            <w:drawing>
              <wp:inline distB="114300" distT="114300" distL="114300" distR="114300">
                <wp:extent cx="1398661" cy="2845222"/>
                <wp:effectExtent b="0" l="0" r="0" t="0"/>
                <wp:docPr id="1" name=""/>
                <a:graphic>
                  <a:graphicData uri="http://schemas.microsoft.com/office/word/2010/wordprocessingGroup">
                    <wpg:wgp>
                      <wpg:cNvGrpSpPr/>
                      <wpg:grpSpPr>
                        <a:xfrm>
                          <a:off x="152400" y="152400"/>
                          <a:ext cx="1398661" cy="2845222"/>
                          <a:chOff x="152400" y="152400"/>
                          <a:chExt cx="2644795" cy="5410200"/>
                        </a:xfrm>
                      </wpg:grpSpPr>
                      <pic:pic>
                        <pic:nvPicPr>
                          <pic:cNvPr id="2" name="Shape 2"/>
                          <pic:cNvPicPr preferRelativeResize="0"/>
                        </pic:nvPicPr>
                        <pic:blipFill>
                          <a:blip r:embed="rId25">
                            <a:alphaModFix/>
                          </a:blip>
                          <a:stretch>
                            <a:fillRect/>
                          </a:stretch>
                        </pic:blipFill>
                        <pic:spPr>
                          <a:xfrm>
                            <a:off x="152400" y="152400"/>
                            <a:ext cx="2644795" cy="5410200"/>
                          </a:xfrm>
                          <a:prstGeom prst="rect">
                            <a:avLst/>
                          </a:prstGeom>
                          <a:noFill/>
                          <a:ln>
                            <a:noFill/>
                          </a:ln>
                        </pic:spPr>
                      </pic:pic>
                      <pic:pic>
                        <pic:nvPicPr>
                          <pic:cNvPr id="3" name="Shape 3"/>
                          <pic:cNvPicPr preferRelativeResize="0"/>
                        </pic:nvPicPr>
                        <pic:blipFill rotWithShape="1">
                          <a:blip r:embed="rId26">
                            <a:alphaModFix/>
                          </a:blip>
                          <a:srcRect b="2912" l="2509" r="3132" t="0"/>
                          <a:stretch/>
                        </pic:blipFill>
                        <pic:spPr>
                          <a:xfrm>
                            <a:off x="313700" y="1656675"/>
                            <a:ext cx="2264425" cy="3597601"/>
                          </a:xfrm>
                          <a:prstGeom prst="rect">
                            <a:avLst/>
                          </a:prstGeom>
                          <a:noFill/>
                          <a:ln>
                            <a:noFill/>
                          </a:ln>
                        </pic:spPr>
                      </pic:pic>
                    </wpg:wgp>
                  </a:graphicData>
                </a:graphic>
              </wp:inline>
            </w:drawing>
          </mc:Choice>
          <mc:Fallback>
            <w:drawing>
              <wp:inline distB="114300" distT="114300" distL="114300" distR="114300">
                <wp:extent cx="1398661" cy="2845222"/>
                <wp:effectExtent b="0" l="0" r="0" t="0"/>
                <wp:docPr id="1"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1398661" cy="28452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3">
      <w:pPr>
        <w:numPr>
          <w:ilvl w:val="0"/>
          <w:numId w:val="16"/>
        </w:numPr>
        <w:ind w:left="720" w:hanging="360"/>
        <w:jc w:val="both"/>
        <w:rPr>
          <w:sz w:val="24"/>
          <w:szCs w:val="24"/>
        </w:rPr>
      </w:pPr>
      <w:r w:rsidDel="00000000" w:rsidR="00000000" w:rsidRPr="00000000">
        <w:rPr>
          <w:sz w:val="24"/>
          <w:szCs w:val="24"/>
          <w:rtl w:val="0"/>
        </w:rPr>
        <w:t xml:space="preserve">The wishlist page can be accessed both from the profile icon and the shopping cart icon. To add an item to the wishlist, the user can either use the bookmark item in the list of items or the one in the single product pages. After clicking on the bookmark icon, the user is prompted to choose a wishlist collection to add the item to or make a new collection. The collection functionality was implemented to help the user organize their wish lists better. The user can also edit or remove wishlist collections by accessing it through the profile or the shopping cart icon. </w:t>
      </w:r>
      <w:r w:rsidDel="00000000" w:rsidR="00000000" w:rsidRPr="00000000">
        <w:rPr>
          <w:rtl w:val="0"/>
        </w:rPr>
      </w:r>
    </w:p>
    <w:p w:rsidR="00000000" w:rsidDel="00000000" w:rsidP="00000000" w:rsidRDefault="00000000" w:rsidRPr="00000000" w14:paraId="00000064">
      <w:pPr>
        <w:pStyle w:val="Heading2"/>
        <w:rPr/>
      </w:pPr>
      <w:bookmarkStart w:colFirst="0" w:colLast="0" w:name="_x848jcbw7wty" w:id="13"/>
      <w:bookmarkEnd w:id="13"/>
      <w:r w:rsidDel="00000000" w:rsidR="00000000" w:rsidRPr="00000000">
        <w:rPr>
          <w:rtl w:val="0"/>
        </w:rPr>
        <w:t xml:space="preserve">Checkout</w:t>
      </w:r>
    </w:p>
    <w:p w:rsidR="00000000" w:rsidDel="00000000" w:rsidP="00000000" w:rsidRDefault="00000000" w:rsidRPr="00000000" w14:paraId="00000065">
      <w:pPr>
        <w:jc w:val="center"/>
        <w:rPr/>
      </w:pPr>
      <w:r w:rsidDel="00000000" w:rsidR="00000000" w:rsidRPr="00000000">
        <w:rPr/>
        <w:drawing>
          <wp:inline distB="114300" distT="114300" distL="114300" distR="114300">
            <wp:extent cx="1624013" cy="3323124"/>
            <wp:effectExtent b="0" l="0" r="0" 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624013" cy="3323124"/>
                    </a:xfrm>
                    <a:prstGeom prst="rect"/>
                    <a:ln/>
                  </pic:spPr>
                </pic:pic>
              </a:graphicData>
            </a:graphic>
          </wp:inline>
        </w:drawing>
      </w:r>
      <w:r w:rsidDel="00000000" w:rsidR="00000000" w:rsidRPr="00000000">
        <w:rPr/>
        <w:drawing>
          <wp:inline distB="114300" distT="114300" distL="114300" distR="114300">
            <wp:extent cx="1595438" cy="3302836"/>
            <wp:effectExtent b="0" l="0" r="0" t="0"/>
            <wp:docPr id="1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1595438" cy="3302836"/>
                    </a:xfrm>
                    <a:prstGeom prst="rect"/>
                    <a:ln/>
                  </pic:spPr>
                </pic:pic>
              </a:graphicData>
            </a:graphic>
          </wp:inline>
        </w:drawing>
      </w:r>
      <w:r w:rsidDel="00000000" w:rsidR="00000000" w:rsidRPr="00000000">
        <w:rPr/>
        <w:drawing>
          <wp:inline distB="114300" distT="114300" distL="114300" distR="114300">
            <wp:extent cx="1585913" cy="3312586"/>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1585913" cy="331258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21"/>
        </w:numPr>
        <w:ind w:left="720" w:hanging="360"/>
        <w:jc w:val="both"/>
        <w:rPr>
          <w:sz w:val="24"/>
          <w:szCs w:val="24"/>
          <w:u w:val="none"/>
        </w:rPr>
      </w:pPr>
      <w:r w:rsidDel="00000000" w:rsidR="00000000" w:rsidRPr="00000000">
        <w:rPr>
          <w:sz w:val="24"/>
          <w:szCs w:val="24"/>
          <w:rtl w:val="0"/>
        </w:rPr>
        <w:t xml:space="preserve">In the shopping cart, we positioned the “PROCEED TO CHECKOUT” button in two different locations of the page. We also made them pop out by altering the background of the button significantly from the background of the rest of the page. This recognizability allows users to understand the next step of the process in purchasing their listed items in the order summary. Upon proceeding to the checkout button, the user is guided step by step to confirm and complete the order by inputting address and payment details. This step by step guide for order completion prevents confusion in the ordering process. </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pStyle w:val="Heading1"/>
        <w:rPr/>
      </w:pPr>
      <w:bookmarkStart w:colFirst="0" w:colLast="0" w:name="_3662s6t2jbet" w:id="14"/>
      <w:bookmarkEnd w:id="14"/>
      <w:r w:rsidDel="00000000" w:rsidR="00000000" w:rsidRPr="00000000">
        <w:rPr>
          <w:rtl w:val="0"/>
        </w:rPr>
      </w:r>
    </w:p>
    <w:p w:rsidR="00000000" w:rsidDel="00000000" w:rsidP="00000000" w:rsidRDefault="00000000" w:rsidRPr="00000000" w14:paraId="00000069">
      <w:pPr>
        <w:pStyle w:val="Heading1"/>
        <w:rPr/>
      </w:pPr>
      <w:bookmarkStart w:colFirst="0" w:colLast="0" w:name="_20thp1mm0l46" w:id="15"/>
      <w:bookmarkEnd w:id="15"/>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sz w:val="24"/>
          <w:szCs w:val="24"/>
        </w:rPr>
      </w:pPr>
      <w:bookmarkStart w:colFirst="0" w:colLast="0" w:name="_gktutnqf625i" w:id="16"/>
      <w:bookmarkEnd w:id="16"/>
      <w:r w:rsidDel="00000000" w:rsidR="00000000" w:rsidRPr="00000000">
        <w:rPr>
          <w:rtl w:val="0"/>
        </w:rPr>
        <w:t xml:space="preserve">DECIDE Framework</w:t>
      </w: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In order to properly fine tune the Zara application according to users’ needs and desires, we will frame our evaluation according to the DECIDE framework. Our redesigning effort will then proceed based on the results.</w:t>
      </w:r>
    </w:p>
    <w:p w:rsidR="00000000" w:rsidDel="00000000" w:rsidP="00000000" w:rsidRDefault="00000000" w:rsidRPr="00000000" w14:paraId="0000006D">
      <w:pPr>
        <w:pStyle w:val="Heading2"/>
        <w:rPr/>
      </w:pPr>
      <w:bookmarkStart w:colFirst="0" w:colLast="0" w:name="_y8327cv6ftut" w:id="17"/>
      <w:bookmarkEnd w:id="17"/>
      <w:r w:rsidDel="00000000" w:rsidR="00000000" w:rsidRPr="00000000">
        <w:rPr>
          <w:b w:val="1"/>
          <w:rtl w:val="0"/>
        </w:rPr>
        <w:t xml:space="preserve">D</w:t>
      </w:r>
      <w:r w:rsidDel="00000000" w:rsidR="00000000" w:rsidRPr="00000000">
        <w:rPr>
          <w:rtl w:val="0"/>
        </w:rPr>
        <w:t xml:space="preserve">etermine the goals</w:t>
      </w:r>
    </w:p>
    <w:p w:rsidR="00000000" w:rsidDel="00000000" w:rsidP="00000000" w:rsidRDefault="00000000" w:rsidRPr="00000000" w14:paraId="0000006E">
      <w:pPr>
        <w:rPr>
          <w:sz w:val="24"/>
          <w:szCs w:val="24"/>
        </w:rPr>
      </w:pPr>
      <w:r w:rsidDel="00000000" w:rsidR="00000000" w:rsidRPr="00000000">
        <w:rPr>
          <w:sz w:val="24"/>
          <w:szCs w:val="24"/>
          <w:rtl w:val="0"/>
        </w:rPr>
        <w:t xml:space="preserve">Firstly, we will establish the goals of our redesign evaluation. We are  seeking to know the usability experience of our initial hi-fi prototype. Our primary goals for this phase include the following:</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numPr>
          <w:ilvl w:val="0"/>
          <w:numId w:val="13"/>
        </w:numPr>
        <w:ind w:left="720" w:hanging="360"/>
        <w:rPr>
          <w:sz w:val="24"/>
          <w:szCs w:val="24"/>
        </w:rPr>
      </w:pPr>
      <w:r w:rsidDel="00000000" w:rsidR="00000000" w:rsidRPr="00000000">
        <w:rPr>
          <w:sz w:val="24"/>
          <w:szCs w:val="24"/>
          <w:rtl w:val="0"/>
        </w:rPr>
        <w:t xml:space="preserve">Determining the usability experience of new and returning users.</w:t>
      </w:r>
    </w:p>
    <w:p w:rsidR="00000000" w:rsidDel="00000000" w:rsidP="00000000" w:rsidRDefault="00000000" w:rsidRPr="00000000" w14:paraId="00000071">
      <w:pPr>
        <w:numPr>
          <w:ilvl w:val="0"/>
          <w:numId w:val="13"/>
        </w:numPr>
        <w:ind w:left="720" w:hanging="360"/>
        <w:rPr>
          <w:sz w:val="24"/>
          <w:szCs w:val="24"/>
          <w:u w:val="none"/>
        </w:rPr>
      </w:pPr>
      <w:r w:rsidDel="00000000" w:rsidR="00000000" w:rsidRPr="00000000">
        <w:rPr>
          <w:sz w:val="24"/>
          <w:szCs w:val="24"/>
          <w:rtl w:val="0"/>
        </w:rPr>
        <w:t xml:space="preserve">Evaluate whether all groups of users are able to effectively find what they need with respect to the redesign.</w:t>
      </w:r>
    </w:p>
    <w:p w:rsidR="00000000" w:rsidDel="00000000" w:rsidP="00000000" w:rsidRDefault="00000000" w:rsidRPr="00000000" w14:paraId="00000072">
      <w:pPr>
        <w:numPr>
          <w:ilvl w:val="0"/>
          <w:numId w:val="13"/>
        </w:numPr>
        <w:ind w:left="720" w:hanging="360"/>
        <w:rPr>
          <w:sz w:val="24"/>
          <w:szCs w:val="24"/>
          <w:u w:val="none"/>
        </w:rPr>
      </w:pPr>
      <w:r w:rsidDel="00000000" w:rsidR="00000000" w:rsidRPr="00000000">
        <w:rPr>
          <w:sz w:val="24"/>
          <w:szCs w:val="24"/>
          <w:rtl w:val="0"/>
        </w:rPr>
        <w:t xml:space="preserve">Determine if the visual components and functionality pass the System Usability Scale with a target score of at least 68.5.</w:t>
      </w:r>
    </w:p>
    <w:p w:rsidR="00000000" w:rsidDel="00000000" w:rsidP="00000000" w:rsidRDefault="00000000" w:rsidRPr="00000000" w14:paraId="00000073">
      <w:pPr>
        <w:numPr>
          <w:ilvl w:val="0"/>
          <w:numId w:val="13"/>
        </w:numPr>
        <w:ind w:left="720" w:hanging="360"/>
        <w:rPr>
          <w:sz w:val="24"/>
          <w:szCs w:val="24"/>
          <w:u w:val="none"/>
        </w:rPr>
      </w:pPr>
      <w:r w:rsidDel="00000000" w:rsidR="00000000" w:rsidRPr="00000000">
        <w:rPr>
          <w:sz w:val="24"/>
          <w:szCs w:val="24"/>
          <w:rtl w:val="0"/>
        </w:rPr>
        <w:t xml:space="preserve">Analyze the effect of our redesign on the overall aesthetics of the current Zara application, whether it improves user satisfaction, and whether it is in line with Zara’s design principles.</w:t>
      </w:r>
    </w:p>
    <w:p w:rsidR="00000000" w:rsidDel="00000000" w:rsidP="00000000" w:rsidRDefault="00000000" w:rsidRPr="00000000" w14:paraId="00000074">
      <w:pPr>
        <w:pStyle w:val="Heading2"/>
        <w:rPr/>
      </w:pPr>
      <w:bookmarkStart w:colFirst="0" w:colLast="0" w:name="_9ikghxptr5j3" w:id="18"/>
      <w:bookmarkEnd w:id="18"/>
      <w:r w:rsidDel="00000000" w:rsidR="00000000" w:rsidRPr="00000000">
        <w:rPr>
          <w:b w:val="1"/>
          <w:rtl w:val="0"/>
        </w:rPr>
        <w:t xml:space="preserve">E</w:t>
      </w:r>
      <w:r w:rsidDel="00000000" w:rsidR="00000000" w:rsidRPr="00000000">
        <w:rPr>
          <w:rtl w:val="0"/>
        </w:rPr>
        <w:t xml:space="preserve">xplore the questions</w:t>
      </w:r>
    </w:p>
    <w:p w:rsidR="00000000" w:rsidDel="00000000" w:rsidP="00000000" w:rsidRDefault="00000000" w:rsidRPr="00000000" w14:paraId="00000075">
      <w:pPr>
        <w:rPr>
          <w:sz w:val="24"/>
          <w:szCs w:val="24"/>
        </w:rPr>
      </w:pPr>
      <w:r w:rsidDel="00000000" w:rsidR="00000000" w:rsidRPr="00000000">
        <w:rPr>
          <w:sz w:val="24"/>
          <w:szCs w:val="24"/>
          <w:rtl w:val="0"/>
        </w:rPr>
        <w:t xml:space="preserve">Next, we will formulate the questions that will help us meet the goals outlined above and get the information required by this evaluation study.</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numPr>
          <w:ilvl w:val="0"/>
          <w:numId w:val="1"/>
        </w:numPr>
        <w:ind w:left="720" w:hanging="360"/>
        <w:rPr>
          <w:sz w:val="24"/>
          <w:szCs w:val="24"/>
          <w:u w:val="none"/>
        </w:rPr>
      </w:pPr>
      <w:r w:rsidDel="00000000" w:rsidR="00000000" w:rsidRPr="00000000">
        <w:rPr>
          <w:sz w:val="24"/>
          <w:szCs w:val="24"/>
          <w:rtl w:val="0"/>
        </w:rPr>
        <w:t xml:space="preserve">To begin with, we gauge the users’ experience with the functionality of our redesign.</w:t>
      </w:r>
    </w:p>
    <w:p w:rsidR="00000000" w:rsidDel="00000000" w:rsidP="00000000" w:rsidRDefault="00000000" w:rsidRPr="00000000" w14:paraId="00000078">
      <w:pPr>
        <w:numPr>
          <w:ilvl w:val="1"/>
          <w:numId w:val="1"/>
        </w:numPr>
        <w:ind w:left="1440" w:hanging="360"/>
        <w:rPr>
          <w:sz w:val="24"/>
          <w:szCs w:val="24"/>
          <w:u w:val="none"/>
        </w:rPr>
      </w:pPr>
      <w:r w:rsidDel="00000000" w:rsidR="00000000" w:rsidRPr="00000000">
        <w:rPr>
          <w:sz w:val="24"/>
          <w:szCs w:val="24"/>
          <w:rtl w:val="0"/>
        </w:rPr>
        <w:t xml:space="preserve">How did you find the size of the buttons in our redesign compared to the original one?</w:t>
      </w:r>
    </w:p>
    <w:p w:rsidR="00000000" w:rsidDel="00000000" w:rsidP="00000000" w:rsidRDefault="00000000" w:rsidRPr="00000000" w14:paraId="00000079">
      <w:pPr>
        <w:numPr>
          <w:ilvl w:val="1"/>
          <w:numId w:val="1"/>
        </w:numPr>
        <w:ind w:left="1440" w:hanging="360"/>
        <w:rPr>
          <w:sz w:val="24"/>
          <w:szCs w:val="24"/>
          <w:u w:val="none"/>
        </w:rPr>
      </w:pPr>
      <w:r w:rsidDel="00000000" w:rsidR="00000000" w:rsidRPr="00000000">
        <w:rPr>
          <w:sz w:val="24"/>
          <w:szCs w:val="24"/>
          <w:rtl w:val="0"/>
        </w:rPr>
        <w:t xml:space="preserve">Were the live chat and help options easier to find?</w:t>
      </w:r>
    </w:p>
    <w:p w:rsidR="00000000" w:rsidDel="00000000" w:rsidP="00000000" w:rsidRDefault="00000000" w:rsidRPr="00000000" w14:paraId="0000007A">
      <w:pPr>
        <w:numPr>
          <w:ilvl w:val="1"/>
          <w:numId w:val="1"/>
        </w:numPr>
        <w:ind w:left="1440" w:hanging="360"/>
        <w:rPr>
          <w:sz w:val="24"/>
          <w:szCs w:val="24"/>
          <w:u w:val="none"/>
        </w:rPr>
      </w:pPr>
      <w:r w:rsidDel="00000000" w:rsidR="00000000" w:rsidRPr="00000000">
        <w:rPr>
          <w:sz w:val="24"/>
          <w:szCs w:val="24"/>
          <w:rtl w:val="0"/>
        </w:rPr>
        <w:t xml:space="preserve">Were the grouping of categories easier to understand and work with?</w:t>
      </w:r>
    </w:p>
    <w:p w:rsidR="00000000" w:rsidDel="00000000" w:rsidP="00000000" w:rsidRDefault="00000000" w:rsidRPr="00000000" w14:paraId="0000007B">
      <w:pPr>
        <w:numPr>
          <w:ilvl w:val="2"/>
          <w:numId w:val="1"/>
        </w:numPr>
        <w:ind w:left="2160" w:hanging="360"/>
        <w:rPr>
          <w:sz w:val="24"/>
          <w:szCs w:val="24"/>
          <w:u w:val="none"/>
        </w:rPr>
      </w:pPr>
      <w:r w:rsidDel="00000000" w:rsidR="00000000" w:rsidRPr="00000000">
        <w:rPr>
          <w:sz w:val="24"/>
          <w:szCs w:val="24"/>
          <w:rtl w:val="0"/>
        </w:rPr>
        <w:t xml:space="preserve">Was the sorting of clothes better organized?</w:t>
      </w:r>
    </w:p>
    <w:p w:rsidR="00000000" w:rsidDel="00000000" w:rsidP="00000000" w:rsidRDefault="00000000" w:rsidRPr="00000000" w14:paraId="0000007C">
      <w:pPr>
        <w:numPr>
          <w:ilvl w:val="2"/>
          <w:numId w:val="1"/>
        </w:numPr>
        <w:ind w:left="2160" w:hanging="360"/>
        <w:rPr>
          <w:sz w:val="24"/>
          <w:szCs w:val="24"/>
          <w:u w:val="none"/>
        </w:rPr>
      </w:pPr>
      <w:r w:rsidDel="00000000" w:rsidR="00000000" w:rsidRPr="00000000">
        <w:rPr>
          <w:sz w:val="24"/>
          <w:szCs w:val="24"/>
          <w:rtl w:val="0"/>
        </w:rPr>
        <w:t xml:space="preserve">Did you get better recommendations for clothes?</w:t>
      </w:r>
    </w:p>
    <w:p w:rsidR="00000000" w:rsidDel="00000000" w:rsidP="00000000" w:rsidRDefault="00000000" w:rsidRPr="00000000" w14:paraId="0000007D">
      <w:pPr>
        <w:numPr>
          <w:ilvl w:val="0"/>
          <w:numId w:val="1"/>
        </w:numPr>
        <w:ind w:left="720" w:hanging="360"/>
        <w:rPr>
          <w:sz w:val="24"/>
          <w:szCs w:val="24"/>
          <w:u w:val="none"/>
        </w:rPr>
      </w:pPr>
      <w:r w:rsidDel="00000000" w:rsidR="00000000" w:rsidRPr="00000000">
        <w:rPr>
          <w:sz w:val="24"/>
          <w:szCs w:val="24"/>
          <w:rtl w:val="0"/>
        </w:rPr>
        <w:t xml:space="preserve">We also asked basic demographic questions about the users and their overall opinions of the redesign.</w:t>
      </w:r>
    </w:p>
    <w:p w:rsidR="00000000" w:rsidDel="00000000" w:rsidP="00000000" w:rsidRDefault="00000000" w:rsidRPr="00000000" w14:paraId="0000007E">
      <w:pPr>
        <w:numPr>
          <w:ilvl w:val="1"/>
          <w:numId w:val="1"/>
        </w:numPr>
        <w:ind w:left="1440" w:hanging="360"/>
        <w:rPr>
          <w:sz w:val="24"/>
          <w:szCs w:val="24"/>
          <w:u w:val="none"/>
        </w:rPr>
      </w:pPr>
      <w:r w:rsidDel="00000000" w:rsidR="00000000" w:rsidRPr="00000000">
        <w:rPr>
          <w:sz w:val="24"/>
          <w:szCs w:val="24"/>
          <w:rtl w:val="0"/>
        </w:rPr>
        <w:t xml:space="preserve">What is your age and gender? </w:t>
      </w:r>
    </w:p>
    <w:p w:rsidR="00000000" w:rsidDel="00000000" w:rsidP="00000000" w:rsidRDefault="00000000" w:rsidRPr="00000000" w14:paraId="0000007F">
      <w:pPr>
        <w:numPr>
          <w:ilvl w:val="1"/>
          <w:numId w:val="1"/>
        </w:numPr>
        <w:ind w:left="1440" w:hanging="360"/>
        <w:rPr>
          <w:sz w:val="24"/>
          <w:szCs w:val="24"/>
          <w:u w:val="none"/>
        </w:rPr>
      </w:pPr>
      <w:r w:rsidDel="00000000" w:rsidR="00000000" w:rsidRPr="00000000">
        <w:rPr>
          <w:sz w:val="24"/>
          <w:szCs w:val="24"/>
          <w:rtl w:val="0"/>
        </w:rPr>
        <w:t xml:space="preserve">Have you used the Zara application before?</w:t>
      </w:r>
    </w:p>
    <w:p w:rsidR="00000000" w:rsidDel="00000000" w:rsidP="00000000" w:rsidRDefault="00000000" w:rsidRPr="00000000" w14:paraId="00000080">
      <w:pPr>
        <w:numPr>
          <w:ilvl w:val="1"/>
          <w:numId w:val="1"/>
        </w:numPr>
        <w:ind w:left="1440" w:hanging="360"/>
        <w:rPr>
          <w:sz w:val="24"/>
          <w:szCs w:val="24"/>
          <w:u w:val="none"/>
        </w:rPr>
      </w:pPr>
      <w:r w:rsidDel="00000000" w:rsidR="00000000" w:rsidRPr="00000000">
        <w:rPr>
          <w:sz w:val="24"/>
          <w:szCs w:val="24"/>
          <w:rtl w:val="0"/>
        </w:rPr>
        <w:t xml:space="preserve">What type of device have you used?</w:t>
      </w:r>
    </w:p>
    <w:p w:rsidR="00000000" w:rsidDel="00000000" w:rsidP="00000000" w:rsidRDefault="00000000" w:rsidRPr="00000000" w14:paraId="00000081">
      <w:pPr>
        <w:numPr>
          <w:ilvl w:val="1"/>
          <w:numId w:val="1"/>
        </w:numPr>
        <w:ind w:left="1440" w:hanging="360"/>
        <w:rPr>
          <w:sz w:val="24"/>
          <w:szCs w:val="24"/>
          <w:u w:val="none"/>
        </w:rPr>
      </w:pPr>
      <w:r w:rsidDel="00000000" w:rsidR="00000000" w:rsidRPr="00000000">
        <w:rPr>
          <w:sz w:val="24"/>
          <w:szCs w:val="24"/>
          <w:rtl w:val="0"/>
        </w:rPr>
        <w:t xml:space="preserve">How often do you shop online?</w:t>
      </w:r>
    </w:p>
    <w:p w:rsidR="00000000" w:rsidDel="00000000" w:rsidP="00000000" w:rsidRDefault="00000000" w:rsidRPr="00000000" w14:paraId="00000082">
      <w:pPr>
        <w:numPr>
          <w:ilvl w:val="0"/>
          <w:numId w:val="1"/>
        </w:numPr>
        <w:ind w:left="720" w:hanging="360"/>
        <w:rPr>
          <w:sz w:val="24"/>
          <w:szCs w:val="24"/>
          <w:u w:val="none"/>
        </w:rPr>
      </w:pPr>
      <w:r w:rsidDel="00000000" w:rsidR="00000000" w:rsidRPr="00000000">
        <w:rPr>
          <w:sz w:val="24"/>
          <w:szCs w:val="24"/>
          <w:rtl w:val="0"/>
        </w:rPr>
        <w:t xml:space="preserve">We would also like to know where we can improve in terms of usability and user experience</w:t>
      </w:r>
    </w:p>
    <w:p w:rsidR="00000000" w:rsidDel="00000000" w:rsidP="00000000" w:rsidRDefault="00000000" w:rsidRPr="00000000" w14:paraId="00000083">
      <w:pPr>
        <w:numPr>
          <w:ilvl w:val="1"/>
          <w:numId w:val="1"/>
        </w:numPr>
        <w:ind w:left="1440" w:hanging="360"/>
        <w:rPr>
          <w:sz w:val="24"/>
          <w:szCs w:val="24"/>
          <w:u w:val="none"/>
        </w:rPr>
      </w:pPr>
      <w:r w:rsidDel="00000000" w:rsidR="00000000" w:rsidRPr="00000000">
        <w:rPr>
          <w:sz w:val="24"/>
          <w:szCs w:val="24"/>
          <w:rtl w:val="0"/>
        </w:rPr>
        <w:t xml:space="preserve">Are there any features of the redesigned application which did not meet your expectations?</w:t>
      </w:r>
    </w:p>
    <w:p w:rsidR="00000000" w:rsidDel="00000000" w:rsidP="00000000" w:rsidRDefault="00000000" w:rsidRPr="00000000" w14:paraId="00000084">
      <w:pPr>
        <w:numPr>
          <w:ilvl w:val="1"/>
          <w:numId w:val="1"/>
        </w:numPr>
        <w:ind w:left="1440" w:hanging="360"/>
        <w:rPr>
          <w:sz w:val="24"/>
          <w:szCs w:val="24"/>
          <w:u w:val="none"/>
        </w:rPr>
      </w:pPr>
      <w:r w:rsidDel="00000000" w:rsidR="00000000" w:rsidRPr="00000000">
        <w:rPr>
          <w:sz w:val="24"/>
          <w:szCs w:val="24"/>
          <w:rtl w:val="0"/>
        </w:rPr>
        <w:t xml:space="preserve">Are there any ways we can improve the functionality?</w:t>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pStyle w:val="Heading2"/>
        <w:rPr/>
      </w:pPr>
      <w:bookmarkStart w:colFirst="0" w:colLast="0" w:name="_e7dq4qplzy3t" w:id="19"/>
      <w:bookmarkEnd w:id="19"/>
      <w:r w:rsidDel="00000000" w:rsidR="00000000" w:rsidRPr="00000000">
        <w:rPr>
          <w:b w:val="1"/>
          <w:rtl w:val="0"/>
        </w:rPr>
        <w:t xml:space="preserve">C</w:t>
      </w:r>
      <w:r w:rsidDel="00000000" w:rsidR="00000000" w:rsidRPr="00000000">
        <w:rPr>
          <w:rtl w:val="0"/>
        </w:rPr>
        <w:t xml:space="preserve">hoose the evaluation approach and methods</w:t>
      </w:r>
    </w:p>
    <w:p w:rsidR="00000000" w:rsidDel="00000000" w:rsidP="00000000" w:rsidRDefault="00000000" w:rsidRPr="00000000" w14:paraId="00000087">
      <w:pPr>
        <w:jc w:val="both"/>
        <w:rPr/>
      </w:pPr>
      <w:r w:rsidDel="00000000" w:rsidR="00000000" w:rsidRPr="00000000">
        <w:rPr>
          <w:sz w:val="24"/>
          <w:szCs w:val="24"/>
          <w:rtl w:val="0"/>
        </w:rPr>
        <w:t xml:space="preserve">Our evaluation approach will involve a Google Forms survey where we ask the participants to go through the Figma hi-fi prototype and answer questions that we outlined above. Along with the survey questions, we will ask our survey participants to perform a few tasks in the redesigned app and rate their ease (on a scale of 1-5) to complete our tasks. We also intend to record the amount of time it takes the user to complete the tasks. The tasks can be found in the Appendix under </w:t>
      </w:r>
      <w:hyperlink w:anchor="_7gj0zoo2xprn">
        <w:r w:rsidDel="00000000" w:rsidR="00000000" w:rsidRPr="00000000">
          <w:rPr>
            <w:b w:val="1"/>
            <w:color w:val="1155cc"/>
            <w:sz w:val="24"/>
            <w:szCs w:val="24"/>
            <w:u w:val="single"/>
            <w:rtl w:val="0"/>
          </w:rPr>
          <w:t xml:space="preserve">List of Participant Tasks</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8">
      <w:pPr>
        <w:pStyle w:val="Heading2"/>
        <w:rPr/>
      </w:pPr>
      <w:bookmarkStart w:colFirst="0" w:colLast="0" w:name="_uersq67k6ddj" w:id="20"/>
      <w:bookmarkEnd w:id="20"/>
      <w:r w:rsidDel="00000000" w:rsidR="00000000" w:rsidRPr="00000000">
        <w:rPr>
          <w:b w:val="1"/>
          <w:rtl w:val="0"/>
        </w:rPr>
        <w:t xml:space="preserve">I</w:t>
      </w:r>
      <w:r w:rsidDel="00000000" w:rsidR="00000000" w:rsidRPr="00000000">
        <w:rPr>
          <w:rtl w:val="0"/>
        </w:rPr>
        <w:t xml:space="preserve">dentify the practical issues</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In order to ensure that the surveys contain pertinent information which would allow us to collect useful data from our participants, we intend to do an internal trial run to identify and rectify any problems that might arise during the survey.</w:t>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Our survey requires an Internet enabled mobile device or a desktop computer that would allow our hi-fi prototype simulation to run inside a browser. The hi-fi prototype is hosted on Figma which would allow the participants to experience the application, regardless of</w:t>
        <w:tab/>
        <w:t xml:space="preserve">their device specifications. We also intend to ask the participants to share their screen while they perform the tasks, so that we can calculate and compare the time it takes for them to perform a list of tasks. This would require communication and screen-sharing using Zoom or similar softwares. The survey will contain instructions on what software to use if not already downloaded, directions for the user on how to record their screen and communicate with the surveyors. The user will be notified of this requirement by the survey facilitator before the beginning of the survey. </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The target demographic for our survey are people who prefer to shop online. Although our intention is to get a holistic demographic consisting of people from all ages, as university students, we do concede that most of our participants would be from the same age group as us (18-24 years of age). There are also difficulties finding an adequate and varied amount of differently-abled users to ensure that our redesign meets accessibility requirements efficiently.</w:t>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sz w:val="24"/>
          <w:szCs w:val="24"/>
          <w:rtl w:val="0"/>
        </w:rPr>
        <w:t xml:space="preserve">While our survey should not take more than </w:t>
      </w:r>
      <w:r w:rsidDel="00000000" w:rsidR="00000000" w:rsidRPr="00000000">
        <w:rPr>
          <w:sz w:val="24"/>
          <w:szCs w:val="24"/>
          <w:rtl w:val="0"/>
        </w:rPr>
        <w:t xml:space="preserve">30</w:t>
      </w:r>
      <w:r w:rsidDel="00000000" w:rsidR="00000000" w:rsidRPr="00000000">
        <w:rPr>
          <w:sz w:val="24"/>
          <w:szCs w:val="24"/>
          <w:rtl w:val="0"/>
        </w:rPr>
        <w:t xml:space="preserve"> minutes, there might be participants who are not comfortable with that amount of time on the survey and will need to be reassured by the surveyors. </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Since this is our second time conducting surveys and performing analysis on the results, with the previous instance helping us design our prototypes, the members of our team are experienced and knowledgeable in the overall process. In other words, we have the required expertise to ask the questions, collect the data, perform analysis and come up with actionable guidelines based on the results.</w:t>
      </w:r>
    </w:p>
    <w:p w:rsidR="00000000" w:rsidDel="00000000" w:rsidP="00000000" w:rsidRDefault="00000000" w:rsidRPr="00000000" w14:paraId="00000092">
      <w:pPr>
        <w:pStyle w:val="Heading2"/>
        <w:rPr/>
      </w:pPr>
      <w:bookmarkStart w:colFirst="0" w:colLast="0" w:name="_rxhlninrks90" w:id="21"/>
      <w:bookmarkEnd w:id="21"/>
      <w:r w:rsidDel="00000000" w:rsidR="00000000" w:rsidRPr="00000000">
        <w:rPr>
          <w:b w:val="1"/>
          <w:rtl w:val="0"/>
        </w:rPr>
        <w:t xml:space="preserve">D</w:t>
      </w:r>
      <w:r w:rsidDel="00000000" w:rsidR="00000000" w:rsidRPr="00000000">
        <w:rPr>
          <w:rtl w:val="0"/>
        </w:rPr>
        <w:t xml:space="preserve">ecide How to deal with the ethical issues</w:t>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It is incredibly important to ensure that the data and information entered by the participant is secure and anonymous.</w:t>
      </w:r>
    </w:p>
    <w:p w:rsidR="00000000" w:rsidDel="00000000" w:rsidP="00000000" w:rsidRDefault="00000000" w:rsidRPr="00000000" w14:paraId="00000094">
      <w:pPr>
        <w:numPr>
          <w:ilvl w:val="0"/>
          <w:numId w:val="5"/>
        </w:numPr>
        <w:ind w:left="720" w:hanging="360"/>
        <w:jc w:val="both"/>
        <w:rPr>
          <w:sz w:val="24"/>
          <w:szCs w:val="24"/>
          <w:u w:val="none"/>
        </w:rPr>
      </w:pPr>
      <w:r w:rsidDel="00000000" w:rsidR="00000000" w:rsidRPr="00000000">
        <w:rPr>
          <w:sz w:val="24"/>
          <w:szCs w:val="24"/>
          <w:rtl w:val="0"/>
        </w:rPr>
        <w:t xml:space="preserve">Our report will not contain information that directly links a participant’s identity to their answer. </w:t>
      </w:r>
    </w:p>
    <w:p w:rsidR="00000000" w:rsidDel="00000000" w:rsidP="00000000" w:rsidRDefault="00000000" w:rsidRPr="00000000" w14:paraId="00000095">
      <w:pPr>
        <w:numPr>
          <w:ilvl w:val="0"/>
          <w:numId w:val="5"/>
        </w:numPr>
        <w:ind w:left="720" w:hanging="360"/>
        <w:jc w:val="both"/>
        <w:rPr>
          <w:sz w:val="24"/>
          <w:szCs w:val="24"/>
          <w:u w:val="none"/>
        </w:rPr>
      </w:pPr>
      <w:r w:rsidDel="00000000" w:rsidR="00000000" w:rsidRPr="00000000">
        <w:rPr>
          <w:sz w:val="24"/>
          <w:szCs w:val="24"/>
          <w:rtl w:val="0"/>
        </w:rPr>
        <w:t xml:space="preserve">Participants will be asked to sign a consent form before beginning the survey which will explain the permissions needed when participating in the survey. Detailed information and terms of use will be provided.</w:t>
      </w:r>
    </w:p>
    <w:p w:rsidR="00000000" w:rsidDel="00000000" w:rsidP="00000000" w:rsidRDefault="00000000" w:rsidRPr="00000000" w14:paraId="00000096">
      <w:pPr>
        <w:numPr>
          <w:ilvl w:val="0"/>
          <w:numId w:val="17"/>
        </w:numPr>
        <w:ind w:left="720" w:hanging="360"/>
        <w:jc w:val="both"/>
        <w:rPr>
          <w:sz w:val="24"/>
          <w:szCs w:val="24"/>
          <w:u w:val="none"/>
        </w:rPr>
      </w:pPr>
      <w:r w:rsidDel="00000000" w:rsidR="00000000" w:rsidRPr="00000000">
        <w:rPr>
          <w:sz w:val="24"/>
          <w:szCs w:val="24"/>
          <w:rtl w:val="0"/>
        </w:rPr>
        <w:t xml:space="preserve">Our recordings of the user working with the application will not be shared publicly.</w:t>
      </w:r>
    </w:p>
    <w:p w:rsidR="00000000" w:rsidDel="00000000" w:rsidP="00000000" w:rsidRDefault="00000000" w:rsidRPr="00000000" w14:paraId="00000097">
      <w:pPr>
        <w:numPr>
          <w:ilvl w:val="0"/>
          <w:numId w:val="17"/>
        </w:numPr>
        <w:ind w:left="720" w:hanging="360"/>
        <w:jc w:val="both"/>
        <w:rPr>
          <w:sz w:val="24"/>
          <w:szCs w:val="24"/>
          <w:u w:val="none"/>
        </w:rPr>
      </w:pPr>
      <w:r w:rsidDel="00000000" w:rsidR="00000000" w:rsidRPr="00000000">
        <w:rPr>
          <w:sz w:val="24"/>
          <w:szCs w:val="24"/>
          <w:rtl w:val="0"/>
        </w:rPr>
        <w:t xml:space="preserve">All participants will be made aware of what type of information will be collected in the survey and asked to give consent before proceeding.</w:t>
      </w:r>
    </w:p>
    <w:p w:rsidR="00000000" w:rsidDel="00000000" w:rsidP="00000000" w:rsidRDefault="00000000" w:rsidRPr="00000000" w14:paraId="00000098">
      <w:pPr>
        <w:numPr>
          <w:ilvl w:val="0"/>
          <w:numId w:val="17"/>
        </w:numPr>
        <w:ind w:left="720" w:hanging="360"/>
        <w:jc w:val="both"/>
        <w:rPr>
          <w:sz w:val="24"/>
          <w:szCs w:val="24"/>
          <w:u w:val="none"/>
        </w:rPr>
      </w:pPr>
      <w:r w:rsidDel="00000000" w:rsidR="00000000" w:rsidRPr="00000000">
        <w:rPr>
          <w:sz w:val="24"/>
          <w:szCs w:val="24"/>
          <w:rtl w:val="0"/>
        </w:rPr>
        <w:t xml:space="preserve">All participants are allowed to leave at any point during the evaluation process.</w:t>
      </w:r>
    </w:p>
    <w:p w:rsidR="00000000" w:rsidDel="00000000" w:rsidP="00000000" w:rsidRDefault="00000000" w:rsidRPr="00000000" w14:paraId="00000099">
      <w:pPr>
        <w:ind w:left="0" w:firstLine="0"/>
        <w:jc w:val="both"/>
        <w:rPr>
          <w:sz w:val="24"/>
          <w:szCs w:val="24"/>
        </w:rPr>
      </w:pPr>
      <w:r w:rsidDel="00000000" w:rsidR="00000000" w:rsidRPr="00000000">
        <w:rPr>
          <w:rtl w:val="0"/>
        </w:rPr>
      </w:r>
    </w:p>
    <w:p w:rsidR="00000000" w:rsidDel="00000000" w:rsidP="00000000" w:rsidRDefault="00000000" w:rsidRPr="00000000" w14:paraId="0000009A">
      <w:pPr>
        <w:ind w:left="0" w:firstLine="0"/>
        <w:jc w:val="both"/>
        <w:rPr>
          <w:sz w:val="24"/>
          <w:szCs w:val="24"/>
        </w:rPr>
      </w:pPr>
      <w:r w:rsidDel="00000000" w:rsidR="00000000" w:rsidRPr="00000000">
        <w:rPr>
          <w:sz w:val="24"/>
          <w:szCs w:val="24"/>
          <w:rtl w:val="0"/>
        </w:rPr>
        <w:t xml:space="preserve">The </w:t>
      </w:r>
      <w:hyperlink w:anchor="_7bned5tztj7v">
        <w:r w:rsidDel="00000000" w:rsidR="00000000" w:rsidRPr="00000000">
          <w:rPr>
            <w:b w:val="1"/>
            <w:color w:val="1155cc"/>
            <w:sz w:val="24"/>
            <w:szCs w:val="24"/>
            <w:u w:val="single"/>
            <w:rtl w:val="0"/>
          </w:rPr>
          <w:t xml:space="preserve">Consent Form</w:t>
        </w:r>
      </w:hyperlink>
      <w:r w:rsidDel="00000000" w:rsidR="00000000" w:rsidRPr="00000000">
        <w:rPr>
          <w:sz w:val="24"/>
          <w:szCs w:val="24"/>
          <w:rtl w:val="0"/>
        </w:rPr>
        <w:t xml:space="preserve"> can be viewed in the appendix of this report.</w:t>
      </w:r>
    </w:p>
    <w:p w:rsidR="00000000" w:rsidDel="00000000" w:rsidP="00000000" w:rsidRDefault="00000000" w:rsidRPr="00000000" w14:paraId="0000009B">
      <w:pPr>
        <w:pStyle w:val="Heading2"/>
        <w:rPr/>
      </w:pPr>
      <w:bookmarkStart w:colFirst="0" w:colLast="0" w:name="_el66t9n68094" w:id="22"/>
      <w:bookmarkEnd w:id="22"/>
      <w:r w:rsidDel="00000000" w:rsidR="00000000" w:rsidRPr="00000000">
        <w:rPr>
          <w:b w:val="1"/>
          <w:rtl w:val="0"/>
        </w:rPr>
        <w:t xml:space="preserve">E</w:t>
      </w:r>
      <w:r w:rsidDel="00000000" w:rsidR="00000000" w:rsidRPr="00000000">
        <w:rPr>
          <w:rtl w:val="0"/>
        </w:rPr>
        <w:t xml:space="preserve">valuation, Analyze, Interpret and Present the data</w:t>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Our data will mainly be sourced from the Google Forms that would be mandatory for each and every participant to complete. From screen sharing, we intend to record the amount of time it takes for a participant to perform a certain task. We also plan to expand on this portion of the framework in detail during the fourth iteration of our project in P4.</w:t>
      </w:r>
    </w:p>
    <w:p w:rsidR="00000000" w:rsidDel="00000000" w:rsidP="00000000" w:rsidRDefault="00000000" w:rsidRPr="00000000" w14:paraId="0000009D">
      <w:pPr>
        <w:pStyle w:val="Heading1"/>
        <w:rPr/>
      </w:pPr>
      <w:bookmarkStart w:colFirst="0" w:colLast="0" w:name="_kqitzgla04i4" w:id="23"/>
      <w:bookmarkEnd w:id="23"/>
      <w:r w:rsidDel="00000000" w:rsidR="00000000" w:rsidRPr="00000000">
        <w:rPr>
          <w:rtl w:val="0"/>
        </w:rPr>
        <w:t xml:space="preserve">Appendix</w:t>
      </w:r>
    </w:p>
    <w:p w:rsidR="00000000" w:rsidDel="00000000" w:rsidP="00000000" w:rsidRDefault="00000000" w:rsidRPr="00000000" w14:paraId="0000009E">
      <w:pPr>
        <w:pStyle w:val="Heading2"/>
        <w:rPr/>
      </w:pPr>
      <w:bookmarkStart w:colFirst="0" w:colLast="0" w:name="_7gj0zoo2xprn" w:id="24"/>
      <w:bookmarkEnd w:id="24"/>
      <w:r w:rsidDel="00000000" w:rsidR="00000000" w:rsidRPr="00000000">
        <w:rPr>
          <w:rtl w:val="0"/>
        </w:rPr>
        <w:t xml:space="preserve">List of Participant Tasks</w:t>
      </w:r>
    </w:p>
    <w:p w:rsidR="00000000" w:rsidDel="00000000" w:rsidP="00000000" w:rsidRDefault="00000000" w:rsidRPr="00000000" w14:paraId="0000009F">
      <w:pPr>
        <w:rPr>
          <w:sz w:val="24"/>
          <w:szCs w:val="24"/>
        </w:rPr>
      </w:pPr>
      <w:r w:rsidDel="00000000" w:rsidR="00000000" w:rsidRPr="00000000">
        <w:rPr>
          <w:sz w:val="24"/>
          <w:szCs w:val="24"/>
          <w:rtl w:val="0"/>
        </w:rPr>
        <w:t xml:space="preserve">This section contains a list of tasks that the participants have to do. These tasks will be recorded and timed.</w:t>
      </w:r>
    </w:p>
    <w:p w:rsidR="00000000" w:rsidDel="00000000" w:rsidP="00000000" w:rsidRDefault="00000000" w:rsidRPr="00000000" w14:paraId="000000A0">
      <w:pPr>
        <w:numPr>
          <w:ilvl w:val="0"/>
          <w:numId w:val="11"/>
        </w:numPr>
        <w:ind w:left="720" w:hanging="360"/>
        <w:rPr>
          <w:sz w:val="24"/>
          <w:szCs w:val="24"/>
        </w:rPr>
      </w:pPr>
      <w:r w:rsidDel="00000000" w:rsidR="00000000" w:rsidRPr="00000000">
        <w:rPr>
          <w:sz w:val="24"/>
          <w:szCs w:val="24"/>
          <w:rtl w:val="0"/>
        </w:rPr>
        <w:t xml:space="preserve">Making an account</w:t>
      </w:r>
    </w:p>
    <w:p w:rsidR="00000000" w:rsidDel="00000000" w:rsidP="00000000" w:rsidRDefault="00000000" w:rsidRPr="00000000" w14:paraId="000000A1">
      <w:pPr>
        <w:numPr>
          <w:ilvl w:val="0"/>
          <w:numId w:val="11"/>
        </w:numPr>
        <w:ind w:left="720" w:hanging="360"/>
        <w:rPr>
          <w:sz w:val="24"/>
          <w:szCs w:val="24"/>
        </w:rPr>
      </w:pPr>
      <w:r w:rsidDel="00000000" w:rsidR="00000000" w:rsidRPr="00000000">
        <w:rPr>
          <w:sz w:val="24"/>
          <w:szCs w:val="24"/>
          <w:rtl w:val="0"/>
        </w:rPr>
        <w:t xml:space="preserve">Searching for an item, possibly using filters</w:t>
      </w:r>
    </w:p>
    <w:p w:rsidR="00000000" w:rsidDel="00000000" w:rsidP="00000000" w:rsidRDefault="00000000" w:rsidRPr="00000000" w14:paraId="000000A2">
      <w:pPr>
        <w:numPr>
          <w:ilvl w:val="0"/>
          <w:numId w:val="11"/>
        </w:numPr>
        <w:ind w:left="720" w:hanging="360"/>
        <w:rPr>
          <w:sz w:val="24"/>
          <w:szCs w:val="24"/>
        </w:rPr>
      </w:pPr>
      <w:r w:rsidDel="00000000" w:rsidR="00000000" w:rsidRPr="00000000">
        <w:rPr>
          <w:sz w:val="24"/>
          <w:szCs w:val="24"/>
          <w:rtl w:val="0"/>
        </w:rPr>
        <w:t xml:space="preserve">Adding an item to wishlist</w:t>
      </w:r>
    </w:p>
    <w:p w:rsidR="00000000" w:rsidDel="00000000" w:rsidP="00000000" w:rsidRDefault="00000000" w:rsidRPr="00000000" w14:paraId="000000A3">
      <w:pPr>
        <w:numPr>
          <w:ilvl w:val="0"/>
          <w:numId w:val="11"/>
        </w:numPr>
        <w:ind w:left="720" w:hanging="360"/>
        <w:rPr>
          <w:sz w:val="24"/>
          <w:szCs w:val="24"/>
        </w:rPr>
      </w:pPr>
      <w:r w:rsidDel="00000000" w:rsidR="00000000" w:rsidRPr="00000000">
        <w:rPr>
          <w:sz w:val="24"/>
          <w:szCs w:val="24"/>
          <w:rtl w:val="0"/>
        </w:rPr>
        <w:t xml:space="preserve">Making a purchase</w:t>
      </w:r>
    </w:p>
    <w:p w:rsidR="00000000" w:rsidDel="00000000" w:rsidP="00000000" w:rsidRDefault="00000000" w:rsidRPr="00000000" w14:paraId="000000A4">
      <w:pPr>
        <w:numPr>
          <w:ilvl w:val="0"/>
          <w:numId w:val="11"/>
        </w:numPr>
        <w:ind w:left="720" w:hanging="360"/>
        <w:rPr>
          <w:sz w:val="24"/>
          <w:szCs w:val="24"/>
        </w:rPr>
      </w:pPr>
      <w:r w:rsidDel="00000000" w:rsidR="00000000" w:rsidRPr="00000000">
        <w:rPr>
          <w:sz w:val="24"/>
          <w:szCs w:val="24"/>
          <w:rtl w:val="0"/>
        </w:rPr>
        <w:t xml:space="preserve">Finding certain buttons (e.g: privacy policy, help, etc)</w:t>
      </w:r>
    </w:p>
    <w:p w:rsidR="00000000" w:rsidDel="00000000" w:rsidP="00000000" w:rsidRDefault="00000000" w:rsidRPr="00000000" w14:paraId="000000A5">
      <w:pPr>
        <w:pStyle w:val="Heading2"/>
        <w:rPr/>
      </w:pPr>
      <w:bookmarkStart w:colFirst="0" w:colLast="0" w:name="_5afo3sncz2ev" w:id="25"/>
      <w:bookmarkEnd w:id="25"/>
      <w:r w:rsidDel="00000000" w:rsidR="00000000" w:rsidRPr="00000000">
        <w:rPr>
          <w:rtl w:val="0"/>
        </w:rPr>
        <w:t xml:space="preserve">Data Collection Protocol</w:t>
      </w:r>
    </w:p>
    <w:p w:rsidR="00000000" w:rsidDel="00000000" w:rsidP="00000000" w:rsidRDefault="00000000" w:rsidRPr="00000000" w14:paraId="000000A6">
      <w:pPr>
        <w:numPr>
          <w:ilvl w:val="0"/>
          <w:numId w:val="15"/>
        </w:numPr>
        <w:ind w:left="720" w:hanging="360"/>
        <w:jc w:val="both"/>
        <w:rPr>
          <w:b w:val="1"/>
          <w:sz w:val="24"/>
          <w:szCs w:val="24"/>
        </w:rPr>
      </w:pPr>
      <w:r w:rsidDel="00000000" w:rsidR="00000000" w:rsidRPr="00000000">
        <w:rPr>
          <w:b w:val="1"/>
          <w:sz w:val="24"/>
          <w:szCs w:val="24"/>
          <w:rtl w:val="0"/>
        </w:rPr>
        <w:t xml:space="preserve">Project Title: </w:t>
      </w:r>
      <w:r w:rsidDel="00000000" w:rsidR="00000000" w:rsidRPr="00000000">
        <w:rPr>
          <w:sz w:val="24"/>
          <w:szCs w:val="24"/>
          <w:rtl w:val="0"/>
        </w:rPr>
        <w:t xml:space="preserve">Improving Zara’s Mobile Application’s User Interface</w:t>
      </w:r>
    </w:p>
    <w:p w:rsidR="00000000" w:rsidDel="00000000" w:rsidP="00000000" w:rsidRDefault="00000000" w:rsidRPr="00000000" w14:paraId="000000A7">
      <w:pPr>
        <w:numPr>
          <w:ilvl w:val="0"/>
          <w:numId w:val="15"/>
        </w:numPr>
        <w:ind w:left="720" w:hanging="360"/>
        <w:jc w:val="both"/>
        <w:rPr>
          <w:b w:val="1"/>
          <w:sz w:val="24"/>
          <w:szCs w:val="24"/>
        </w:rPr>
      </w:pPr>
      <w:r w:rsidDel="00000000" w:rsidR="00000000" w:rsidRPr="00000000">
        <w:rPr>
          <w:b w:val="1"/>
          <w:sz w:val="24"/>
          <w:szCs w:val="24"/>
          <w:rtl w:val="0"/>
        </w:rPr>
        <w:t xml:space="preserve">Investigators: </w:t>
      </w:r>
      <w:r w:rsidDel="00000000" w:rsidR="00000000" w:rsidRPr="00000000">
        <w:rPr>
          <w:sz w:val="24"/>
          <w:szCs w:val="24"/>
          <w:rtl w:val="0"/>
        </w:rPr>
        <w:t xml:space="preserve">Chloe Parentela, Dylan Rodrigues, Ghazal Mirsayyah, Omar Syed, and Shantanu Singh</w:t>
      </w:r>
      <w:r w:rsidDel="00000000" w:rsidR="00000000" w:rsidRPr="00000000">
        <w:rPr>
          <w:rtl w:val="0"/>
        </w:rPr>
      </w:r>
    </w:p>
    <w:p w:rsidR="00000000" w:rsidDel="00000000" w:rsidP="00000000" w:rsidRDefault="00000000" w:rsidRPr="00000000" w14:paraId="000000A8">
      <w:pPr>
        <w:numPr>
          <w:ilvl w:val="0"/>
          <w:numId w:val="15"/>
        </w:numPr>
        <w:ind w:left="720" w:hanging="360"/>
        <w:jc w:val="both"/>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The purpose of our study is to gain insight about the effectiveness of our redesign of Zara’s mobile application. We intend to find out what aspects of the new Zara user interface are satisfactory to the users and where we can improve. </w:t>
      </w:r>
    </w:p>
    <w:p w:rsidR="00000000" w:rsidDel="00000000" w:rsidP="00000000" w:rsidRDefault="00000000" w:rsidRPr="00000000" w14:paraId="000000A9">
      <w:pPr>
        <w:numPr>
          <w:ilvl w:val="0"/>
          <w:numId w:val="15"/>
        </w:numPr>
        <w:ind w:left="720" w:hanging="360"/>
        <w:jc w:val="both"/>
        <w:rPr>
          <w:b w:val="1"/>
          <w:sz w:val="24"/>
          <w:szCs w:val="24"/>
        </w:rPr>
      </w:pPr>
      <w:r w:rsidDel="00000000" w:rsidR="00000000" w:rsidRPr="00000000">
        <w:rPr>
          <w:b w:val="1"/>
          <w:sz w:val="24"/>
          <w:szCs w:val="24"/>
          <w:rtl w:val="0"/>
        </w:rPr>
        <w:t xml:space="preserve">Process to be followed:</w:t>
      </w:r>
      <w:r w:rsidDel="00000000" w:rsidR="00000000" w:rsidRPr="00000000">
        <w:rPr>
          <w:sz w:val="24"/>
          <w:szCs w:val="24"/>
          <w:rtl w:val="0"/>
        </w:rPr>
        <w:t xml:space="preserve"> We will explain to our study participants the purpose of this study, and have them sign a consent form that gives us permission to share their mobile or desktop screen. We will then ask the participants to take some time to interact with the redesigned Zara mobile application, testing as many new features as they can. Once the user has familiarized themself with the application, we will give the participants access to the survey to fill out while also having the redesigned Zara application running next to them if they need to refer back to it. All concerns and noticeable issues will then be recorded in the survey data. </w:t>
      </w:r>
    </w:p>
    <w:p w:rsidR="00000000" w:rsidDel="00000000" w:rsidP="00000000" w:rsidRDefault="00000000" w:rsidRPr="00000000" w14:paraId="000000AA">
      <w:pPr>
        <w:numPr>
          <w:ilvl w:val="0"/>
          <w:numId w:val="15"/>
        </w:numPr>
        <w:ind w:left="720" w:hanging="360"/>
        <w:jc w:val="both"/>
        <w:rPr>
          <w:b w:val="1"/>
          <w:sz w:val="24"/>
          <w:szCs w:val="24"/>
        </w:rPr>
      </w:pPr>
      <w:r w:rsidDel="00000000" w:rsidR="00000000" w:rsidRPr="00000000">
        <w:rPr>
          <w:b w:val="1"/>
          <w:sz w:val="24"/>
          <w:szCs w:val="24"/>
          <w:rtl w:val="0"/>
        </w:rPr>
        <w:t xml:space="preserve">Participant Selection:</w:t>
      </w:r>
      <w:r w:rsidDel="00000000" w:rsidR="00000000" w:rsidRPr="00000000">
        <w:rPr>
          <w:sz w:val="24"/>
          <w:szCs w:val="24"/>
          <w:rtl w:val="0"/>
        </w:rPr>
        <w:t xml:space="preserve"> Participants are generally chosen by their age groups, with our ideal target between the ages of 18-23 as well as some users outside the age range for a more rounded data set. </w:t>
      </w:r>
    </w:p>
    <w:p w:rsidR="00000000" w:rsidDel="00000000" w:rsidP="00000000" w:rsidRDefault="00000000" w:rsidRPr="00000000" w14:paraId="000000AB">
      <w:pPr>
        <w:numPr>
          <w:ilvl w:val="0"/>
          <w:numId w:val="15"/>
        </w:numPr>
        <w:ind w:left="720" w:hanging="360"/>
        <w:jc w:val="both"/>
        <w:rPr>
          <w:b w:val="1"/>
          <w:sz w:val="24"/>
          <w:szCs w:val="24"/>
        </w:rPr>
      </w:pPr>
      <w:r w:rsidDel="00000000" w:rsidR="00000000" w:rsidRPr="00000000">
        <w:rPr>
          <w:b w:val="1"/>
          <w:sz w:val="24"/>
          <w:szCs w:val="24"/>
          <w:rtl w:val="0"/>
        </w:rPr>
        <w:t xml:space="preserve">Relationships:</w:t>
      </w:r>
      <w:r w:rsidDel="00000000" w:rsidR="00000000" w:rsidRPr="00000000">
        <w:rPr>
          <w:sz w:val="24"/>
          <w:szCs w:val="24"/>
          <w:rtl w:val="0"/>
        </w:rPr>
        <w:t xml:space="preserve"> Our relationship with the participants are not restrictive. As long as the participants are willing to follow the instructions and are able to provide important data, the relationship between us and the participants does not play a significant role.</w:t>
      </w:r>
    </w:p>
    <w:p w:rsidR="00000000" w:rsidDel="00000000" w:rsidP="00000000" w:rsidRDefault="00000000" w:rsidRPr="00000000" w14:paraId="000000AC">
      <w:pPr>
        <w:numPr>
          <w:ilvl w:val="0"/>
          <w:numId w:val="15"/>
        </w:numPr>
        <w:ind w:left="720" w:hanging="360"/>
        <w:jc w:val="both"/>
        <w:rPr>
          <w:b w:val="1"/>
          <w:sz w:val="24"/>
          <w:szCs w:val="24"/>
        </w:rPr>
      </w:pPr>
      <w:r w:rsidDel="00000000" w:rsidR="00000000" w:rsidRPr="00000000">
        <w:rPr>
          <w:b w:val="1"/>
          <w:sz w:val="24"/>
          <w:szCs w:val="24"/>
          <w:rtl w:val="0"/>
        </w:rPr>
        <w:t xml:space="preserve">Risk and Benefit: </w:t>
      </w:r>
      <w:r w:rsidDel="00000000" w:rsidR="00000000" w:rsidRPr="00000000">
        <w:rPr>
          <w:sz w:val="24"/>
          <w:szCs w:val="24"/>
          <w:rtl w:val="0"/>
        </w:rPr>
        <w:t xml:space="preserve">There is minimal to no risk for our respondents when participating in our study. Only thing required from the participants is some time and focus for best results. The benefits would be that participant data would provide us a better understanding of the possible issues in the user interface and how we can plan to improve on them. Participants are free to withdraw from the study at any time without the need to provide any explanation. </w:t>
      </w:r>
    </w:p>
    <w:p w:rsidR="00000000" w:rsidDel="00000000" w:rsidP="00000000" w:rsidRDefault="00000000" w:rsidRPr="00000000" w14:paraId="000000AD">
      <w:pPr>
        <w:numPr>
          <w:ilvl w:val="0"/>
          <w:numId w:val="15"/>
        </w:numPr>
        <w:ind w:left="720" w:hanging="360"/>
        <w:jc w:val="both"/>
        <w:rPr>
          <w:b w:val="1"/>
          <w:sz w:val="24"/>
          <w:szCs w:val="24"/>
        </w:rPr>
      </w:pPr>
      <w:r w:rsidDel="00000000" w:rsidR="00000000" w:rsidRPr="00000000">
        <w:rPr>
          <w:b w:val="1"/>
          <w:sz w:val="24"/>
          <w:szCs w:val="24"/>
          <w:rtl w:val="0"/>
        </w:rPr>
        <w:t xml:space="preserve">Consent Details: </w:t>
      </w:r>
      <w:r w:rsidDel="00000000" w:rsidR="00000000" w:rsidRPr="00000000">
        <w:rPr>
          <w:sz w:val="24"/>
          <w:szCs w:val="24"/>
          <w:rtl w:val="0"/>
        </w:rPr>
        <w:t xml:space="preserve">We intend to explain to all participants the purpose of the study and the logistics of the attached consent form to them. The process of the study will only continue if the participants agree with the consent form and sign it digitally.</w:t>
      </w:r>
    </w:p>
    <w:p w:rsidR="00000000" w:rsidDel="00000000" w:rsidP="00000000" w:rsidRDefault="00000000" w:rsidRPr="00000000" w14:paraId="000000AE">
      <w:pPr>
        <w:numPr>
          <w:ilvl w:val="0"/>
          <w:numId w:val="15"/>
        </w:numPr>
        <w:ind w:left="720" w:hanging="360"/>
        <w:jc w:val="both"/>
        <w:rPr>
          <w:b w:val="1"/>
          <w:sz w:val="24"/>
          <w:szCs w:val="24"/>
        </w:rPr>
      </w:pPr>
      <w:r w:rsidDel="00000000" w:rsidR="00000000" w:rsidRPr="00000000">
        <w:rPr>
          <w:b w:val="1"/>
          <w:sz w:val="24"/>
          <w:szCs w:val="24"/>
          <w:rtl w:val="0"/>
        </w:rPr>
        <w:t xml:space="preserve">Compensations: </w:t>
      </w:r>
      <w:r w:rsidDel="00000000" w:rsidR="00000000" w:rsidRPr="00000000">
        <w:rPr>
          <w:sz w:val="24"/>
          <w:szCs w:val="24"/>
          <w:rtl w:val="0"/>
        </w:rPr>
        <w:t xml:space="preserve">There is no compensation for the participants within this study.</w:t>
      </w:r>
    </w:p>
    <w:p w:rsidR="00000000" w:rsidDel="00000000" w:rsidP="00000000" w:rsidRDefault="00000000" w:rsidRPr="00000000" w14:paraId="000000AF">
      <w:pPr>
        <w:numPr>
          <w:ilvl w:val="0"/>
          <w:numId w:val="15"/>
        </w:numPr>
        <w:ind w:left="720" w:hanging="360"/>
        <w:jc w:val="both"/>
        <w:rPr>
          <w:b w:val="1"/>
          <w:sz w:val="24"/>
          <w:szCs w:val="24"/>
        </w:rPr>
      </w:pPr>
      <w:r w:rsidDel="00000000" w:rsidR="00000000" w:rsidRPr="00000000">
        <w:rPr>
          <w:b w:val="1"/>
          <w:sz w:val="24"/>
          <w:szCs w:val="24"/>
          <w:rtl w:val="0"/>
        </w:rPr>
        <w:t xml:space="preserve">Information Sought: </w:t>
      </w:r>
      <w:r w:rsidDel="00000000" w:rsidR="00000000" w:rsidRPr="00000000">
        <w:rPr>
          <w:sz w:val="24"/>
          <w:szCs w:val="24"/>
          <w:rtl w:val="0"/>
        </w:rPr>
        <w:t xml:space="preserve">The information sought is present in the survey which will be conducted at the participant’s own time.</w:t>
      </w:r>
    </w:p>
    <w:p w:rsidR="00000000" w:rsidDel="00000000" w:rsidP="00000000" w:rsidRDefault="00000000" w:rsidRPr="00000000" w14:paraId="000000B0">
      <w:pPr>
        <w:numPr>
          <w:ilvl w:val="0"/>
          <w:numId w:val="15"/>
        </w:numPr>
        <w:ind w:left="720" w:hanging="360"/>
        <w:jc w:val="both"/>
        <w:rPr>
          <w:b w:val="1"/>
          <w:sz w:val="24"/>
          <w:szCs w:val="24"/>
        </w:rPr>
      </w:pPr>
      <w:r w:rsidDel="00000000" w:rsidR="00000000" w:rsidRPr="00000000">
        <w:rPr>
          <w:b w:val="1"/>
          <w:sz w:val="24"/>
          <w:szCs w:val="24"/>
          <w:rtl w:val="0"/>
        </w:rPr>
        <w:t xml:space="preserve">Confidentiality: </w:t>
      </w:r>
      <w:r w:rsidDel="00000000" w:rsidR="00000000" w:rsidRPr="00000000">
        <w:rPr>
          <w:sz w:val="24"/>
          <w:szCs w:val="24"/>
          <w:rtl w:val="0"/>
        </w:rPr>
        <w:t xml:space="preserve">All information provided by the participants will be kept confidential by the investigators. Aside from the purposes of this study, the only other use of all information provided will be for the submission of the assignment, which will make it accessible by our professor as well as his TAs.</w:t>
      </w:r>
    </w:p>
    <w:p w:rsidR="00000000" w:rsidDel="00000000" w:rsidP="00000000" w:rsidRDefault="00000000" w:rsidRPr="00000000" w14:paraId="000000B1">
      <w:pPr>
        <w:ind w:left="0" w:firstLine="0"/>
        <w:jc w:val="both"/>
        <w:rPr>
          <w:sz w:val="24"/>
          <w:szCs w:val="24"/>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ht5d3bxbyluq" w:id="26"/>
      <w:bookmarkEnd w:id="26"/>
      <w:r w:rsidDel="00000000" w:rsidR="00000000" w:rsidRPr="00000000">
        <w:rPr>
          <w:rtl w:val="0"/>
        </w:rPr>
        <w:t xml:space="preserve">Consent Form</w:t>
      </w:r>
    </w:p>
    <w:p w:rsidR="00000000" w:rsidDel="00000000" w:rsidP="00000000" w:rsidRDefault="00000000" w:rsidRPr="00000000" w14:paraId="000000CB">
      <w:pPr>
        <w:spacing w:line="360" w:lineRule="auto"/>
        <w:rPr>
          <w:b w:val="1"/>
          <w:sz w:val="24"/>
          <w:szCs w:val="24"/>
        </w:rPr>
      </w:pPr>
      <w:r w:rsidDel="00000000" w:rsidR="00000000" w:rsidRPr="00000000">
        <w:rPr>
          <w:b w:val="1"/>
          <w:sz w:val="24"/>
          <w:szCs w:val="24"/>
          <w:rtl w:val="0"/>
        </w:rPr>
        <w:t xml:space="preserve">Improving Zara’s Mobile Application’s User Interface</w:t>
      </w:r>
    </w:p>
    <w:p w:rsidR="00000000" w:rsidDel="00000000" w:rsidP="00000000" w:rsidRDefault="00000000" w:rsidRPr="00000000" w14:paraId="000000CC">
      <w:pPr>
        <w:rPr>
          <w:sz w:val="24"/>
          <w:szCs w:val="24"/>
        </w:rPr>
      </w:pPr>
      <w:r w:rsidDel="00000000" w:rsidR="00000000" w:rsidRPr="00000000">
        <w:rPr>
          <w:sz w:val="24"/>
          <w:szCs w:val="24"/>
          <w:rtl w:val="0"/>
        </w:rPr>
        <w:t xml:space="preserve">I hereby consent to participate in a study conducted by Chloe Parentela, Dylan Rodrigues, Ghazal Mirsayyah, Omar Syed, and Shantanu Singh for an assignment for Ryerson University’s CPS 613 course, Human-Computer Interaction.</w:t>
      </w:r>
    </w:p>
    <w:p w:rsidR="00000000" w:rsidDel="00000000" w:rsidP="00000000" w:rsidRDefault="00000000" w:rsidRPr="00000000" w14:paraId="000000CD">
      <w:pPr>
        <w:rPr>
          <w:sz w:val="24"/>
          <w:szCs w:val="24"/>
        </w:rPr>
      </w:pPr>
      <w:r w:rsidDel="00000000" w:rsidR="00000000" w:rsidRPr="00000000">
        <w:rPr>
          <w:sz w:val="24"/>
          <w:szCs w:val="24"/>
          <w:rtl w:val="0"/>
        </w:rPr>
        <w:t xml:space="preserve">I agree to participate in this study, the purpose of which is evaluating the redesigned Zara's mobile application from the users' perspective.</w:t>
      </w:r>
    </w:p>
    <w:p w:rsidR="00000000" w:rsidDel="00000000" w:rsidP="00000000" w:rsidRDefault="00000000" w:rsidRPr="00000000" w14:paraId="000000CE">
      <w:pPr>
        <w:rPr>
          <w:sz w:val="24"/>
          <w:szCs w:val="24"/>
        </w:rPr>
      </w:pPr>
      <w:r w:rsidDel="00000000" w:rsidR="00000000" w:rsidRPr="00000000">
        <w:rPr>
          <w:sz w:val="24"/>
          <w:szCs w:val="24"/>
          <w:rtl w:val="0"/>
        </w:rPr>
        <w:t xml:space="preserve">I understand that: </w:t>
      </w:r>
    </w:p>
    <w:p w:rsidR="00000000" w:rsidDel="00000000" w:rsidP="00000000" w:rsidRDefault="00000000" w:rsidRPr="00000000" w14:paraId="000000CF">
      <w:pPr>
        <w:numPr>
          <w:ilvl w:val="0"/>
          <w:numId w:val="22"/>
        </w:numPr>
        <w:ind w:left="720" w:hanging="360"/>
        <w:rPr>
          <w:sz w:val="24"/>
          <w:szCs w:val="24"/>
        </w:rPr>
      </w:pPr>
      <w:r w:rsidDel="00000000" w:rsidR="00000000" w:rsidRPr="00000000">
        <w:rPr>
          <w:sz w:val="24"/>
          <w:szCs w:val="24"/>
          <w:rtl w:val="0"/>
        </w:rPr>
        <w:t xml:space="preserve">The procedures to be used are answering a few demographic questions, using different functionalities of the redesigned application, and filling out a questionnaire about them.</w:t>
      </w:r>
    </w:p>
    <w:p w:rsidR="00000000" w:rsidDel="00000000" w:rsidP="00000000" w:rsidRDefault="00000000" w:rsidRPr="00000000" w14:paraId="000000D0">
      <w:pPr>
        <w:numPr>
          <w:ilvl w:val="0"/>
          <w:numId w:val="22"/>
        </w:numPr>
        <w:ind w:left="720" w:hanging="360"/>
        <w:rPr>
          <w:sz w:val="24"/>
          <w:szCs w:val="24"/>
          <w:u w:val="none"/>
        </w:rPr>
      </w:pPr>
      <w:r w:rsidDel="00000000" w:rsidR="00000000" w:rsidRPr="00000000">
        <w:rPr>
          <w:sz w:val="24"/>
          <w:szCs w:val="24"/>
          <w:rtl w:val="0"/>
        </w:rPr>
        <w:t xml:space="preserve">I agree that my mobile/desktop screen will be shared and used by the survey facilitators to study and gain insights on user behavior. </w:t>
      </w:r>
    </w:p>
    <w:p w:rsidR="00000000" w:rsidDel="00000000" w:rsidP="00000000" w:rsidRDefault="00000000" w:rsidRPr="00000000" w14:paraId="000000D1">
      <w:pPr>
        <w:numPr>
          <w:ilvl w:val="0"/>
          <w:numId w:val="22"/>
        </w:numPr>
        <w:ind w:left="720" w:hanging="360"/>
        <w:rPr>
          <w:sz w:val="24"/>
          <w:szCs w:val="24"/>
        </w:rPr>
      </w:pPr>
      <w:r w:rsidDel="00000000" w:rsidR="00000000" w:rsidRPr="00000000">
        <w:rPr>
          <w:sz w:val="24"/>
          <w:szCs w:val="24"/>
          <w:rtl w:val="0"/>
        </w:rPr>
        <w:t xml:space="preserve">I will receive no compensation for my participation.</w:t>
      </w:r>
    </w:p>
    <w:p w:rsidR="00000000" w:rsidDel="00000000" w:rsidP="00000000" w:rsidRDefault="00000000" w:rsidRPr="00000000" w14:paraId="000000D2">
      <w:pPr>
        <w:numPr>
          <w:ilvl w:val="0"/>
          <w:numId w:val="22"/>
        </w:numPr>
        <w:ind w:left="720" w:hanging="360"/>
        <w:rPr>
          <w:sz w:val="24"/>
          <w:szCs w:val="24"/>
        </w:rPr>
      </w:pPr>
      <w:r w:rsidDel="00000000" w:rsidR="00000000" w:rsidRPr="00000000">
        <w:rPr>
          <w:sz w:val="24"/>
          <w:szCs w:val="24"/>
          <w:rtl w:val="0"/>
        </w:rPr>
        <w:t xml:space="preserve">I am free to withdraw before or at any time during the study without the need to give any explanation.</w:t>
      </w:r>
    </w:p>
    <w:p w:rsidR="00000000" w:rsidDel="00000000" w:rsidP="00000000" w:rsidRDefault="00000000" w:rsidRPr="00000000" w14:paraId="000000D3">
      <w:pPr>
        <w:numPr>
          <w:ilvl w:val="0"/>
          <w:numId w:val="22"/>
        </w:numPr>
        <w:ind w:left="720" w:hanging="360"/>
        <w:rPr>
          <w:sz w:val="24"/>
          <w:szCs w:val="24"/>
        </w:rPr>
      </w:pPr>
      <w:r w:rsidDel="00000000" w:rsidR="00000000" w:rsidRPr="00000000">
        <w:rPr>
          <w:sz w:val="24"/>
          <w:szCs w:val="24"/>
          <w:rtl w:val="0"/>
        </w:rPr>
        <w:t xml:space="preserve">All materials and results will be kept confidential, and, in particular, my name and any identifying or identified information will not be associated with the data.</w:t>
      </w:r>
    </w:p>
    <w:p w:rsidR="00000000" w:rsidDel="00000000" w:rsidP="00000000" w:rsidRDefault="00000000" w:rsidRPr="00000000" w14:paraId="000000D4">
      <w:pPr>
        <w:rPr>
          <w:sz w:val="24"/>
          <w:szCs w:val="24"/>
        </w:rPr>
      </w:pPr>
      <w:r w:rsidDel="00000000" w:rsidR="00000000" w:rsidRPr="00000000">
        <w:rPr>
          <w:b w:val="1"/>
          <w:sz w:val="24"/>
          <w:szCs w:val="24"/>
          <w:rtl w:val="0"/>
        </w:rPr>
        <w:t xml:space="preserve">Participant</w:t>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What is your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Please read the above conditions and sign your initials if you consent 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Today’s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numPr>
          <w:ilvl w:val="0"/>
          <w:numId w:val="2"/>
        </w:numPr>
        <w:ind w:left="720" w:hanging="360"/>
        <w:rPr>
          <w:sz w:val="24"/>
          <w:szCs w:val="24"/>
        </w:rPr>
      </w:pPr>
      <w:r w:rsidDel="00000000" w:rsidR="00000000" w:rsidRPr="00000000">
        <w:rPr>
          <w:sz w:val="24"/>
          <w:szCs w:val="24"/>
          <w:rtl w:val="0"/>
        </w:rPr>
        <w:tab/>
        <w:tab/>
        <w:tab/>
        <w:tab/>
        <w:tab/>
        <w:tab/>
        <w:tab/>
      </w:r>
    </w:p>
    <w:p w:rsidR="00000000" w:rsidDel="00000000" w:rsidP="00000000" w:rsidRDefault="00000000" w:rsidRPr="00000000" w14:paraId="000000DE">
      <w:pPr>
        <w:rPr>
          <w:sz w:val="24"/>
          <w:szCs w:val="24"/>
        </w:rPr>
      </w:pPr>
      <w:r w:rsidDel="00000000" w:rsidR="00000000" w:rsidRPr="00000000">
        <w:rPr>
          <w:b w:val="1"/>
          <w:sz w:val="24"/>
          <w:szCs w:val="24"/>
          <w:rtl w:val="0"/>
        </w:rPr>
        <w:t xml:space="preserve">Investigators</w:t>
      </w:r>
      <w:r w:rsidDel="00000000" w:rsidR="00000000" w:rsidRPr="00000000">
        <w:rPr>
          <w:rtl w:val="0"/>
        </w:rPr>
      </w:r>
    </w:p>
    <w:p w:rsidR="00000000" w:rsidDel="00000000" w:rsidP="00000000" w:rsidRDefault="00000000" w:rsidRPr="00000000" w14:paraId="000000DF">
      <w:pPr>
        <w:rPr>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b w:val="1"/>
                <w:sz w:val="24"/>
                <w:szCs w:val="24"/>
              </w:rPr>
            </w:pPr>
            <w:r w:rsidDel="00000000" w:rsidR="00000000" w:rsidRPr="00000000">
              <w:rPr>
                <w:b w:val="1"/>
                <w:sz w:val="24"/>
                <w:szCs w:val="24"/>
                <w:rtl w:val="0"/>
              </w:rPr>
              <w:t xml:space="preserve">Signature/Initials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sz w:val="24"/>
                <w:szCs w:val="24"/>
              </w:rPr>
            </w:pPr>
            <w:r w:rsidDel="00000000" w:rsidR="00000000" w:rsidRPr="00000000">
              <w:rPr>
                <w:sz w:val="24"/>
                <w:szCs w:val="24"/>
                <w:rtl w:val="0"/>
              </w:rPr>
              <w:t xml:space="preserve">Chloe Parentela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sz w:val="24"/>
                <w:szCs w:val="24"/>
              </w:rPr>
            </w:pPr>
            <w:r w:rsidDel="00000000" w:rsidR="00000000" w:rsidRPr="00000000">
              <w:rPr>
                <w:sz w:val="24"/>
                <w:szCs w:val="24"/>
                <w:rtl w:val="0"/>
              </w:rPr>
              <w:t xml:space="preserve">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24"/>
                <w:szCs w:val="24"/>
              </w:rPr>
            </w:pPr>
            <w:r w:rsidDel="00000000" w:rsidR="00000000" w:rsidRPr="00000000">
              <w:rPr>
                <w:sz w:val="24"/>
                <w:szCs w:val="24"/>
                <w:rtl w:val="0"/>
              </w:rPr>
              <w:t xml:space="preserve">Dylan Rodrigues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sz w:val="24"/>
                <w:szCs w:val="24"/>
              </w:rPr>
            </w:pPr>
            <w:r w:rsidDel="00000000" w:rsidR="00000000" w:rsidRPr="00000000">
              <w:rPr>
                <w:sz w:val="24"/>
                <w:szCs w:val="24"/>
                <w:rtl w:val="0"/>
              </w:rPr>
              <w:t xml:space="preserve">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sz w:val="24"/>
                <w:szCs w:val="24"/>
              </w:rPr>
            </w:pPr>
            <w:r w:rsidDel="00000000" w:rsidR="00000000" w:rsidRPr="00000000">
              <w:rPr>
                <w:sz w:val="24"/>
                <w:szCs w:val="24"/>
                <w:rtl w:val="0"/>
              </w:rPr>
              <w:t xml:space="preserve">Ghazal Mirsayyah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sz w:val="24"/>
                <w:szCs w:val="24"/>
              </w:rPr>
            </w:pPr>
            <w:r w:rsidDel="00000000" w:rsidR="00000000" w:rsidRPr="00000000">
              <w:rPr>
                <w:sz w:val="24"/>
                <w:szCs w:val="24"/>
                <w:rtl w:val="0"/>
              </w:rPr>
              <w:t xml:space="preserve">G.M.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24"/>
                <w:szCs w:val="24"/>
              </w:rPr>
            </w:pPr>
            <w:r w:rsidDel="00000000" w:rsidR="00000000" w:rsidRPr="00000000">
              <w:rPr>
                <w:sz w:val="24"/>
                <w:szCs w:val="24"/>
                <w:rtl w:val="0"/>
              </w:rPr>
              <w:t xml:space="preserve">Omar Syed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sz w:val="24"/>
                <w:szCs w:val="24"/>
              </w:rPr>
            </w:pPr>
            <w:r w:rsidDel="00000000" w:rsidR="00000000" w:rsidRPr="00000000">
              <w:rPr>
                <w:sz w:val="24"/>
                <w:szCs w:val="24"/>
                <w:rtl w:val="0"/>
              </w:rPr>
              <w:t xml:space="preserv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24"/>
                <w:szCs w:val="24"/>
              </w:rPr>
            </w:pPr>
            <w:r w:rsidDel="00000000" w:rsidR="00000000" w:rsidRPr="00000000">
              <w:rPr>
                <w:sz w:val="24"/>
                <w:szCs w:val="24"/>
                <w:rtl w:val="0"/>
              </w:rPr>
              <w:t xml:space="preserve">Shantanu Singh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sz w:val="24"/>
                <w:szCs w:val="24"/>
              </w:rPr>
            </w:pPr>
            <w:r w:rsidDel="00000000" w:rsidR="00000000" w:rsidRPr="00000000">
              <w:rPr>
                <w:sz w:val="24"/>
                <w:szCs w:val="24"/>
                <w:rtl w:val="0"/>
              </w:rPr>
              <w:t xml:space="preserve">S.S.</w:t>
            </w:r>
          </w:p>
        </w:tc>
      </w:tr>
    </w:tbl>
    <w:p w:rsidR="00000000" w:rsidDel="00000000" w:rsidP="00000000" w:rsidRDefault="00000000" w:rsidRPr="00000000" w14:paraId="000000EC">
      <w:pPr>
        <w:rPr>
          <w:del w:author="Shantanu Singh" w:id="0" w:date="2022-04-02T02:52:14Z"/>
          <w:sz w:val="24"/>
          <w:szCs w:val="24"/>
        </w:rPr>
      </w:pPr>
      <w:del w:author="Shantanu Singh" w:id="0" w:date="2022-04-02T02:52:14Z">
        <w:r w:rsidDel="00000000" w:rsidR="00000000" w:rsidRPr="00000000">
          <w:rPr>
            <w:rtl w:val="0"/>
          </w:rPr>
        </w:r>
      </w:del>
    </w:p>
    <w:p w:rsidR="00000000" w:rsidDel="00000000" w:rsidP="00000000" w:rsidRDefault="00000000" w:rsidRPr="00000000" w14:paraId="000000ED">
      <w:pPr>
        <w:rPr>
          <w:del w:author="Shantanu Singh" w:id="0" w:date="2022-04-02T02:52:14Z"/>
          <w:sz w:val="24"/>
          <w:szCs w:val="24"/>
        </w:rPr>
      </w:pPr>
      <w:del w:author="Shantanu Singh" w:id="0" w:date="2022-04-02T02:52:14Z">
        <w:r w:rsidDel="00000000" w:rsidR="00000000" w:rsidRPr="00000000">
          <w:rPr>
            <w:rtl w:val="0"/>
          </w:rPr>
        </w:r>
      </w:del>
    </w:p>
    <w:p w:rsidR="00000000" w:rsidDel="00000000" w:rsidP="00000000" w:rsidRDefault="00000000" w:rsidRPr="00000000" w14:paraId="000000EE">
      <w:pPr>
        <w:pStyle w:val="Heading2"/>
        <w:rPr/>
      </w:pPr>
      <w:bookmarkStart w:colFirst="0" w:colLast="0" w:name="_sl2uu4i0n6co" w:id="27"/>
      <w:bookmarkEnd w:id="27"/>
      <w:r w:rsidDel="00000000" w:rsidR="00000000" w:rsidRPr="00000000">
        <w:rPr>
          <w:rtl w:val="0"/>
        </w:rPr>
        <w:t xml:space="preserve">Data Collection Form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rPr>
          <w:cantSplit w:val="0"/>
          <w:trHeight w:val="420" w:hRule="atLeast"/>
          <w:tblHeader w:val="0"/>
        </w:trPr>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F1">
            <w:pPr>
              <w:jc w:val="center"/>
              <w:rPr>
                <w:b w:val="1"/>
              </w:rPr>
            </w:pPr>
            <w:r w:rsidDel="00000000" w:rsidR="00000000" w:rsidRPr="00000000">
              <w:rPr>
                <w:b w:val="1"/>
                <w:rtl w:val="0"/>
              </w:rPr>
              <w:t xml:space="preserve">Demographic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1. Which gender identity do you most identify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numPr>
                <w:ilvl w:val="0"/>
                <w:numId w:val="6"/>
              </w:numPr>
              <w:ind w:left="720" w:hanging="360"/>
              <w:rPr>
                <w:sz w:val="24"/>
                <w:szCs w:val="24"/>
              </w:rPr>
            </w:pPr>
            <w:r w:rsidDel="00000000" w:rsidR="00000000" w:rsidRPr="00000000">
              <w:rPr>
                <w:sz w:val="24"/>
                <w:szCs w:val="24"/>
                <w:rtl w:val="0"/>
              </w:rPr>
              <w:t xml:space="preserve">Woman (Cisgender or Trans)</w:t>
            </w:r>
          </w:p>
          <w:p w:rsidR="00000000" w:rsidDel="00000000" w:rsidP="00000000" w:rsidRDefault="00000000" w:rsidRPr="00000000" w14:paraId="000000F5">
            <w:pPr>
              <w:numPr>
                <w:ilvl w:val="0"/>
                <w:numId w:val="6"/>
              </w:numPr>
              <w:ind w:left="720" w:hanging="360"/>
              <w:rPr>
                <w:sz w:val="24"/>
                <w:szCs w:val="24"/>
              </w:rPr>
            </w:pPr>
            <w:r w:rsidDel="00000000" w:rsidR="00000000" w:rsidRPr="00000000">
              <w:rPr>
                <w:sz w:val="24"/>
                <w:szCs w:val="24"/>
                <w:rtl w:val="0"/>
              </w:rPr>
              <w:t xml:space="preserve">Man (Cisgender or Trans)</w:t>
            </w:r>
          </w:p>
          <w:p w:rsidR="00000000" w:rsidDel="00000000" w:rsidP="00000000" w:rsidRDefault="00000000" w:rsidRPr="00000000" w14:paraId="000000F6">
            <w:pPr>
              <w:numPr>
                <w:ilvl w:val="0"/>
                <w:numId w:val="6"/>
              </w:numPr>
              <w:ind w:left="720" w:hanging="360"/>
              <w:rPr>
                <w:sz w:val="24"/>
                <w:szCs w:val="24"/>
              </w:rPr>
            </w:pPr>
            <w:r w:rsidDel="00000000" w:rsidR="00000000" w:rsidRPr="00000000">
              <w:rPr>
                <w:sz w:val="24"/>
                <w:szCs w:val="24"/>
                <w:rtl w:val="0"/>
              </w:rPr>
              <w:t xml:space="preserve">Non-binary (Any of the subgroups) </w:t>
            </w:r>
          </w:p>
          <w:p w:rsidR="00000000" w:rsidDel="00000000" w:rsidP="00000000" w:rsidRDefault="00000000" w:rsidRPr="00000000" w14:paraId="000000F7">
            <w:pPr>
              <w:numPr>
                <w:ilvl w:val="0"/>
                <w:numId w:val="6"/>
              </w:numPr>
              <w:ind w:left="720" w:hanging="360"/>
              <w:rPr>
                <w:sz w:val="24"/>
                <w:szCs w:val="24"/>
              </w:rPr>
            </w:pPr>
            <w:r w:rsidDel="00000000" w:rsidR="00000000" w:rsidRPr="00000000">
              <w:rPr>
                <w:sz w:val="24"/>
                <w:szCs w:val="24"/>
                <w:rtl w:val="0"/>
              </w:rPr>
              <w:t xml:space="preserve">Two-Spirit</w:t>
            </w:r>
          </w:p>
          <w:p w:rsidR="00000000" w:rsidDel="00000000" w:rsidP="00000000" w:rsidRDefault="00000000" w:rsidRPr="00000000" w14:paraId="000000F8">
            <w:pPr>
              <w:numPr>
                <w:ilvl w:val="0"/>
                <w:numId w:val="6"/>
              </w:numPr>
              <w:ind w:left="720" w:hanging="360"/>
              <w:rPr>
                <w:sz w:val="24"/>
                <w:szCs w:val="24"/>
              </w:rPr>
            </w:pPr>
            <w:r w:rsidDel="00000000" w:rsidR="00000000" w:rsidRPr="00000000">
              <w:rPr>
                <w:sz w:val="24"/>
                <w:szCs w:val="24"/>
                <w:rtl w:val="0"/>
              </w:rPr>
              <w:t xml:space="preserve">Other - Please indicate:  _______</w:t>
            </w:r>
          </w:p>
          <w:p w:rsidR="00000000" w:rsidDel="00000000" w:rsidP="00000000" w:rsidRDefault="00000000" w:rsidRPr="00000000" w14:paraId="000000F9">
            <w:pPr>
              <w:numPr>
                <w:ilvl w:val="0"/>
                <w:numId w:val="6"/>
              </w:numPr>
              <w:ind w:left="720" w:hanging="360"/>
              <w:rPr>
                <w:sz w:val="24"/>
                <w:szCs w:val="24"/>
              </w:rPr>
            </w:pPr>
            <w:r w:rsidDel="00000000" w:rsidR="00000000" w:rsidRPr="00000000">
              <w:rPr>
                <w:sz w:val="24"/>
                <w:szCs w:val="24"/>
                <w:rtl w:val="0"/>
              </w:rPr>
              <w:t xml:space="preserve">Prefer not to say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2. What is your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numPr>
                <w:ilvl w:val="0"/>
                <w:numId w:val="25"/>
              </w:numPr>
              <w:ind w:left="720" w:hanging="360"/>
              <w:rPr>
                <w:sz w:val="24"/>
                <w:szCs w:val="24"/>
              </w:rPr>
            </w:pPr>
            <w:r w:rsidDel="00000000" w:rsidR="00000000" w:rsidRPr="00000000">
              <w:rPr>
                <w:sz w:val="24"/>
                <w:szCs w:val="24"/>
                <w:rtl w:val="0"/>
              </w:rPr>
              <w:t xml:space="preserve">18 - 23</w:t>
            </w:r>
          </w:p>
          <w:p w:rsidR="00000000" w:rsidDel="00000000" w:rsidP="00000000" w:rsidRDefault="00000000" w:rsidRPr="00000000" w14:paraId="000000FC">
            <w:pPr>
              <w:numPr>
                <w:ilvl w:val="0"/>
                <w:numId w:val="25"/>
              </w:numPr>
              <w:ind w:left="720" w:hanging="360"/>
              <w:rPr>
                <w:sz w:val="24"/>
                <w:szCs w:val="24"/>
              </w:rPr>
            </w:pPr>
            <w:r w:rsidDel="00000000" w:rsidR="00000000" w:rsidRPr="00000000">
              <w:rPr>
                <w:sz w:val="24"/>
                <w:szCs w:val="24"/>
                <w:rtl w:val="0"/>
              </w:rPr>
              <w:t xml:space="preserve">24 - 29</w:t>
            </w:r>
          </w:p>
          <w:p w:rsidR="00000000" w:rsidDel="00000000" w:rsidP="00000000" w:rsidRDefault="00000000" w:rsidRPr="00000000" w14:paraId="000000FD">
            <w:pPr>
              <w:numPr>
                <w:ilvl w:val="0"/>
                <w:numId w:val="25"/>
              </w:numPr>
              <w:ind w:left="720" w:hanging="360"/>
              <w:rPr>
                <w:sz w:val="24"/>
                <w:szCs w:val="24"/>
              </w:rPr>
            </w:pPr>
            <w:r w:rsidDel="00000000" w:rsidR="00000000" w:rsidRPr="00000000">
              <w:rPr>
                <w:sz w:val="24"/>
                <w:szCs w:val="24"/>
                <w:rtl w:val="0"/>
              </w:rPr>
              <w:t xml:space="preserve">30 - 35</w:t>
            </w:r>
          </w:p>
          <w:p w:rsidR="00000000" w:rsidDel="00000000" w:rsidP="00000000" w:rsidRDefault="00000000" w:rsidRPr="00000000" w14:paraId="000000FE">
            <w:pPr>
              <w:numPr>
                <w:ilvl w:val="0"/>
                <w:numId w:val="25"/>
              </w:numPr>
              <w:ind w:left="720" w:hanging="360"/>
              <w:rPr>
                <w:sz w:val="24"/>
                <w:szCs w:val="24"/>
              </w:rPr>
            </w:pPr>
            <w:r w:rsidDel="00000000" w:rsidR="00000000" w:rsidRPr="00000000">
              <w:rPr>
                <w:sz w:val="24"/>
                <w:szCs w:val="24"/>
                <w:rtl w:val="0"/>
              </w:rPr>
              <w:t xml:space="preserve">36 - 40</w:t>
            </w:r>
          </w:p>
          <w:p w:rsidR="00000000" w:rsidDel="00000000" w:rsidP="00000000" w:rsidRDefault="00000000" w:rsidRPr="00000000" w14:paraId="000000FF">
            <w:pPr>
              <w:numPr>
                <w:ilvl w:val="0"/>
                <w:numId w:val="25"/>
              </w:numPr>
              <w:ind w:left="720" w:hanging="360"/>
              <w:rPr>
                <w:sz w:val="24"/>
                <w:szCs w:val="24"/>
              </w:rPr>
            </w:pPr>
            <w:r w:rsidDel="00000000" w:rsidR="00000000" w:rsidRPr="00000000">
              <w:rPr>
                <w:sz w:val="24"/>
                <w:szCs w:val="24"/>
                <w:rtl w:val="0"/>
              </w:rPr>
              <w:t xml:space="preserve">41+, please indicate: _______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sz w:val="24"/>
                <w:szCs w:val="24"/>
              </w:rPr>
            </w:pPr>
            <w:r w:rsidDel="00000000" w:rsidR="00000000" w:rsidRPr="00000000">
              <w:rPr>
                <w:sz w:val="24"/>
                <w:szCs w:val="24"/>
                <w:rtl w:val="0"/>
              </w:rPr>
              <w:t xml:space="preserve">3. How often do you shop online?</w:t>
            </w:r>
          </w:p>
          <w:p w:rsidR="00000000" w:rsidDel="00000000" w:rsidP="00000000" w:rsidRDefault="00000000" w:rsidRPr="00000000" w14:paraId="00000101">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numPr>
                <w:ilvl w:val="0"/>
                <w:numId w:val="23"/>
              </w:numPr>
              <w:ind w:left="720" w:hanging="360"/>
              <w:rPr>
                <w:sz w:val="24"/>
                <w:szCs w:val="24"/>
              </w:rPr>
            </w:pPr>
            <w:r w:rsidDel="00000000" w:rsidR="00000000" w:rsidRPr="00000000">
              <w:rPr>
                <w:sz w:val="24"/>
                <w:szCs w:val="24"/>
                <w:rtl w:val="0"/>
              </w:rPr>
              <w:t xml:space="preserve">Never (0-2 times a year)</w:t>
            </w:r>
          </w:p>
          <w:p w:rsidR="00000000" w:rsidDel="00000000" w:rsidP="00000000" w:rsidRDefault="00000000" w:rsidRPr="00000000" w14:paraId="00000103">
            <w:pPr>
              <w:numPr>
                <w:ilvl w:val="0"/>
                <w:numId w:val="23"/>
              </w:numPr>
              <w:ind w:left="720" w:hanging="360"/>
              <w:rPr>
                <w:sz w:val="24"/>
                <w:szCs w:val="24"/>
              </w:rPr>
            </w:pPr>
            <w:r w:rsidDel="00000000" w:rsidR="00000000" w:rsidRPr="00000000">
              <w:rPr>
                <w:sz w:val="24"/>
                <w:szCs w:val="24"/>
                <w:rtl w:val="0"/>
              </w:rPr>
              <w:t xml:space="preserve">Rarely (1-2 times every season)</w:t>
            </w:r>
          </w:p>
          <w:p w:rsidR="00000000" w:rsidDel="00000000" w:rsidP="00000000" w:rsidRDefault="00000000" w:rsidRPr="00000000" w14:paraId="00000104">
            <w:pPr>
              <w:numPr>
                <w:ilvl w:val="0"/>
                <w:numId w:val="23"/>
              </w:numPr>
              <w:ind w:left="720" w:hanging="360"/>
              <w:rPr>
                <w:sz w:val="24"/>
                <w:szCs w:val="24"/>
              </w:rPr>
            </w:pPr>
            <w:r w:rsidDel="00000000" w:rsidR="00000000" w:rsidRPr="00000000">
              <w:rPr>
                <w:sz w:val="24"/>
                <w:szCs w:val="24"/>
                <w:rtl w:val="0"/>
              </w:rPr>
              <w:t xml:space="preserve">Sometimes (1-2 times a month)</w:t>
            </w:r>
          </w:p>
          <w:p w:rsidR="00000000" w:rsidDel="00000000" w:rsidP="00000000" w:rsidRDefault="00000000" w:rsidRPr="00000000" w14:paraId="00000105">
            <w:pPr>
              <w:numPr>
                <w:ilvl w:val="0"/>
                <w:numId w:val="23"/>
              </w:numPr>
              <w:ind w:left="720" w:hanging="360"/>
              <w:rPr>
                <w:sz w:val="24"/>
                <w:szCs w:val="24"/>
              </w:rPr>
            </w:pPr>
            <w:r w:rsidDel="00000000" w:rsidR="00000000" w:rsidRPr="00000000">
              <w:rPr>
                <w:sz w:val="24"/>
                <w:szCs w:val="24"/>
                <w:rtl w:val="0"/>
              </w:rPr>
              <w:t xml:space="preserve">Often (1-2 times a week)</w:t>
            </w:r>
          </w:p>
          <w:p w:rsidR="00000000" w:rsidDel="00000000" w:rsidP="00000000" w:rsidRDefault="00000000" w:rsidRPr="00000000" w14:paraId="00000106">
            <w:pPr>
              <w:numPr>
                <w:ilvl w:val="0"/>
                <w:numId w:val="23"/>
              </w:numPr>
              <w:ind w:left="720" w:hanging="360"/>
              <w:rPr>
                <w:sz w:val="24"/>
                <w:szCs w:val="24"/>
              </w:rPr>
            </w:pPr>
            <w:r w:rsidDel="00000000" w:rsidR="00000000" w:rsidRPr="00000000">
              <w:rPr>
                <w:sz w:val="24"/>
                <w:szCs w:val="24"/>
                <w:rtl w:val="0"/>
              </w:rPr>
              <w:t xml:space="preserve">Frequently (more than twice a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24"/>
                <w:szCs w:val="24"/>
              </w:rPr>
            </w:pPr>
            <w:r w:rsidDel="00000000" w:rsidR="00000000" w:rsidRPr="00000000">
              <w:rPr>
                <w:sz w:val="24"/>
                <w:szCs w:val="24"/>
                <w:rtl w:val="0"/>
              </w:rPr>
              <w:t xml:space="preserve">4. Have you ever used Zara’s app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numPr>
                <w:ilvl w:val="0"/>
                <w:numId w:val="24"/>
              </w:numPr>
              <w:ind w:left="720" w:hanging="360"/>
              <w:rPr>
                <w:sz w:val="24"/>
                <w:szCs w:val="24"/>
              </w:rPr>
            </w:pPr>
            <w:r w:rsidDel="00000000" w:rsidR="00000000" w:rsidRPr="00000000">
              <w:rPr>
                <w:sz w:val="24"/>
                <w:szCs w:val="24"/>
                <w:rtl w:val="0"/>
              </w:rPr>
              <w:t xml:space="preserve">Yes</w:t>
            </w:r>
          </w:p>
          <w:p w:rsidR="00000000" w:rsidDel="00000000" w:rsidP="00000000" w:rsidRDefault="00000000" w:rsidRPr="00000000" w14:paraId="00000109">
            <w:pPr>
              <w:numPr>
                <w:ilvl w:val="0"/>
                <w:numId w:val="24"/>
              </w:numPr>
              <w:ind w:left="720" w:hanging="360"/>
              <w:rPr>
                <w:sz w:val="24"/>
                <w:szCs w:val="24"/>
              </w:rPr>
            </w:pPr>
            <w:r w:rsidDel="00000000" w:rsidR="00000000" w:rsidRPr="00000000">
              <w:rPr>
                <w:sz w:val="24"/>
                <w:szCs w:val="24"/>
                <w:rtl w:val="0"/>
              </w:rPr>
              <w:t xml:space="preserve">No</w:t>
            </w:r>
          </w:p>
          <w:p w:rsidR="00000000" w:rsidDel="00000000" w:rsidP="00000000" w:rsidRDefault="00000000" w:rsidRPr="00000000" w14:paraId="0000010A">
            <w:pPr>
              <w:numPr>
                <w:ilvl w:val="0"/>
                <w:numId w:val="24"/>
              </w:numPr>
              <w:ind w:left="720" w:hanging="360"/>
              <w:rPr>
                <w:sz w:val="24"/>
                <w:szCs w:val="24"/>
              </w:rPr>
            </w:pPr>
            <w:r w:rsidDel="00000000" w:rsidR="00000000" w:rsidRPr="00000000">
              <w:rPr>
                <w:sz w:val="24"/>
                <w:szCs w:val="24"/>
                <w:rtl w:val="0"/>
              </w:rPr>
              <w:t xml:space="preserve">I don’t remember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sz w:val="24"/>
                <w:szCs w:val="24"/>
              </w:rPr>
            </w:pPr>
            <w:r w:rsidDel="00000000" w:rsidR="00000000" w:rsidRPr="00000000">
              <w:rPr>
                <w:sz w:val="24"/>
                <w:szCs w:val="24"/>
                <w:rtl w:val="0"/>
              </w:rPr>
              <w:t xml:space="preserve">5. What type of device do you use the most for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numPr>
                <w:ilvl w:val="0"/>
                <w:numId w:val="14"/>
              </w:numPr>
              <w:ind w:left="720" w:hanging="360"/>
              <w:rPr>
                <w:sz w:val="24"/>
                <w:szCs w:val="24"/>
              </w:rPr>
            </w:pPr>
            <w:r w:rsidDel="00000000" w:rsidR="00000000" w:rsidRPr="00000000">
              <w:rPr>
                <w:sz w:val="24"/>
                <w:szCs w:val="24"/>
                <w:rtl w:val="0"/>
              </w:rPr>
              <w:t xml:space="preserve">Android</w:t>
            </w:r>
          </w:p>
          <w:p w:rsidR="00000000" w:rsidDel="00000000" w:rsidP="00000000" w:rsidRDefault="00000000" w:rsidRPr="00000000" w14:paraId="0000010D">
            <w:pPr>
              <w:numPr>
                <w:ilvl w:val="0"/>
                <w:numId w:val="14"/>
              </w:numPr>
              <w:ind w:left="720" w:hanging="360"/>
              <w:rPr>
                <w:sz w:val="24"/>
                <w:szCs w:val="24"/>
              </w:rPr>
            </w:pPr>
            <w:r w:rsidDel="00000000" w:rsidR="00000000" w:rsidRPr="00000000">
              <w:rPr>
                <w:sz w:val="24"/>
                <w:szCs w:val="24"/>
                <w:rtl w:val="0"/>
              </w:rPr>
              <w:t xml:space="preserve">iOS</w:t>
            </w:r>
          </w:p>
          <w:p w:rsidR="00000000" w:rsidDel="00000000" w:rsidP="00000000" w:rsidRDefault="00000000" w:rsidRPr="00000000" w14:paraId="0000010E">
            <w:pPr>
              <w:numPr>
                <w:ilvl w:val="0"/>
                <w:numId w:val="14"/>
              </w:numPr>
              <w:ind w:left="720" w:hanging="360"/>
              <w:rPr>
                <w:sz w:val="24"/>
                <w:szCs w:val="24"/>
              </w:rPr>
            </w:pPr>
            <w:r w:rsidDel="00000000" w:rsidR="00000000" w:rsidRPr="00000000">
              <w:rPr>
                <w:sz w:val="24"/>
                <w:szCs w:val="24"/>
                <w:rtl w:val="0"/>
              </w:rPr>
              <w:t xml:space="preserve">Other: ________</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sz w:val="24"/>
                <w:szCs w:val="24"/>
              </w:rPr>
            </w:pPr>
            <w:r w:rsidDel="00000000" w:rsidR="00000000" w:rsidRPr="00000000">
              <w:rPr>
                <w:sz w:val="24"/>
                <w:szCs w:val="24"/>
                <w:rtl w:val="0"/>
              </w:rPr>
              <w:t xml:space="preserve">7. Do you have any accessibility requirements? If yes, what is it?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sz w:val="24"/>
                <w:szCs w:val="24"/>
              </w:rPr>
            </w:pP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5"/>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1 - Starting from the Login In/Sign Up Page, Create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ind w:left="720" w:hanging="36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numPr>
                      <w:ilvl w:val="0"/>
                      <w:numId w:val="6"/>
                    </w:numPr>
                    <w:ind w:left="720" w:hanging="360"/>
                    <w:rPr>
                      <w:sz w:val="24"/>
                      <w:szCs w:val="24"/>
                    </w:rPr>
                  </w:pPr>
                  <w:r w:rsidDel="00000000" w:rsidR="00000000" w:rsidRPr="00000000">
                    <w:rPr>
                      <w:sz w:val="24"/>
                      <w:szCs w:val="24"/>
                      <w:rtl w:val="0"/>
                    </w:rPr>
                    <w:t xml:space="preserve">1 - Very Difficult</w:t>
                  </w:r>
                </w:p>
                <w:p w:rsidR="00000000" w:rsidDel="00000000" w:rsidP="00000000" w:rsidRDefault="00000000" w:rsidRPr="00000000" w14:paraId="0000011B">
                  <w:pPr>
                    <w:numPr>
                      <w:ilvl w:val="0"/>
                      <w:numId w:val="6"/>
                    </w:numPr>
                    <w:ind w:left="720" w:hanging="360"/>
                    <w:rPr>
                      <w:sz w:val="24"/>
                      <w:szCs w:val="24"/>
                    </w:rPr>
                  </w:pPr>
                  <w:r w:rsidDel="00000000" w:rsidR="00000000" w:rsidRPr="00000000">
                    <w:rPr>
                      <w:sz w:val="24"/>
                      <w:szCs w:val="24"/>
                      <w:rtl w:val="0"/>
                    </w:rPr>
                    <w:t xml:space="preserve">2 - Somewhat Difficult</w:t>
                  </w:r>
                </w:p>
                <w:p w:rsidR="00000000" w:rsidDel="00000000" w:rsidP="00000000" w:rsidRDefault="00000000" w:rsidRPr="00000000" w14:paraId="0000011C">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1D">
                  <w:pPr>
                    <w:numPr>
                      <w:ilvl w:val="0"/>
                      <w:numId w:val="6"/>
                    </w:numPr>
                    <w:ind w:left="720" w:hanging="360"/>
                    <w:rPr>
                      <w:sz w:val="24"/>
                      <w:szCs w:val="24"/>
                    </w:rPr>
                  </w:pPr>
                  <w:r w:rsidDel="00000000" w:rsidR="00000000" w:rsidRPr="00000000">
                    <w:rPr>
                      <w:sz w:val="24"/>
                      <w:szCs w:val="24"/>
                      <w:rtl w:val="0"/>
                    </w:rPr>
                    <w:t xml:space="preserve">4 - Easy</w:t>
                  </w:r>
                </w:p>
                <w:p w:rsidR="00000000" w:rsidDel="00000000" w:rsidP="00000000" w:rsidRDefault="00000000" w:rsidRPr="00000000" w14:paraId="0000011E">
                  <w:pPr>
                    <w:numPr>
                      <w:ilvl w:val="0"/>
                      <w:numId w:val="6"/>
                    </w:numPr>
                    <w:ind w:left="720" w:hanging="360"/>
                    <w:rPr>
                      <w:sz w:val="24"/>
                      <w:szCs w:val="24"/>
                    </w:rPr>
                  </w:pPr>
                  <w:r w:rsidDel="00000000" w:rsidR="00000000" w:rsidRPr="00000000">
                    <w:rPr>
                      <w:sz w:val="24"/>
                      <w:szCs w:val="24"/>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numPr>
                      <w:ilvl w:val="0"/>
                      <w:numId w:val="6"/>
                    </w:numPr>
                    <w:ind w:left="720" w:hanging="360"/>
                    <w:rPr>
                      <w:sz w:val="24"/>
                      <w:szCs w:val="24"/>
                    </w:rPr>
                  </w:pPr>
                  <w:r w:rsidDel="00000000" w:rsidR="00000000" w:rsidRPr="00000000">
                    <w:rPr>
                      <w:sz w:val="24"/>
                      <w:szCs w:val="24"/>
                      <w:rtl w:val="0"/>
                    </w:rPr>
                    <w:t xml:space="preserve">1 - Very Dissatisfied</w:t>
                  </w:r>
                </w:p>
                <w:p w:rsidR="00000000" w:rsidDel="00000000" w:rsidP="00000000" w:rsidRDefault="00000000" w:rsidRPr="00000000" w14:paraId="00000121">
                  <w:pPr>
                    <w:numPr>
                      <w:ilvl w:val="0"/>
                      <w:numId w:val="6"/>
                    </w:numPr>
                    <w:ind w:left="720" w:hanging="360"/>
                    <w:rPr>
                      <w:sz w:val="24"/>
                      <w:szCs w:val="24"/>
                    </w:rPr>
                  </w:pPr>
                  <w:r w:rsidDel="00000000" w:rsidR="00000000" w:rsidRPr="00000000">
                    <w:rPr>
                      <w:sz w:val="24"/>
                      <w:szCs w:val="24"/>
                      <w:rtl w:val="0"/>
                    </w:rPr>
                    <w:t xml:space="preserve">2 - Somewhat Dissatisfied</w:t>
                  </w:r>
                </w:p>
                <w:p w:rsidR="00000000" w:rsidDel="00000000" w:rsidP="00000000" w:rsidRDefault="00000000" w:rsidRPr="00000000" w14:paraId="00000122">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23">
                  <w:pPr>
                    <w:numPr>
                      <w:ilvl w:val="0"/>
                      <w:numId w:val="6"/>
                    </w:numPr>
                    <w:ind w:left="720" w:hanging="360"/>
                    <w:rPr>
                      <w:sz w:val="24"/>
                      <w:szCs w:val="24"/>
                    </w:rPr>
                  </w:pPr>
                  <w:r w:rsidDel="00000000" w:rsidR="00000000" w:rsidRPr="00000000">
                    <w:rPr>
                      <w:sz w:val="24"/>
                      <w:szCs w:val="24"/>
                      <w:rtl w:val="0"/>
                    </w:rPr>
                    <w:t xml:space="preserve">4 - Easy Satisfied</w:t>
                  </w:r>
                </w:p>
                <w:p w:rsidR="00000000" w:rsidDel="00000000" w:rsidP="00000000" w:rsidRDefault="00000000" w:rsidRPr="00000000" w14:paraId="00000124">
                  <w:pPr>
                    <w:numPr>
                      <w:ilvl w:val="0"/>
                      <w:numId w:val="6"/>
                    </w:numPr>
                    <w:ind w:left="720" w:hanging="360"/>
                    <w:rPr>
                      <w:sz w:val="24"/>
                      <w:szCs w:val="24"/>
                    </w:rPr>
                  </w:pPr>
                  <w:r w:rsidDel="00000000" w:rsidR="00000000" w:rsidRPr="00000000">
                    <w:rPr>
                      <w:sz w:val="24"/>
                      <w:szCs w:val="24"/>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Suggestions or Feedback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left="720" w:hanging="360"/>
                    <w:rPr>
                      <w:sz w:val="24"/>
                      <w:szCs w:val="24"/>
                    </w:rPr>
                  </w:pPr>
                  <w:r w:rsidDel="00000000" w:rsidR="00000000" w:rsidRPr="00000000">
                    <w:rPr>
                      <w:rtl w:val="0"/>
                    </w:rPr>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6"/>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2 - Searching for an Item: From the Home Page, please find any Pink Colored shoe and add it to your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sz w:val="24"/>
                      <w:szCs w:val="24"/>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numPr>
                      <w:ilvl w:val="0"/>
                      <w:numId w:val="6"/>
                    </w:numPr>
                    <w:ind w:left="720" w:hanging="360"/>
                    <w:rPr>
                      <w:sz w:val="24"/>
                      <w:szCs w:val="24"/>
                    </w:rPr>
                  </w:pPr>
                  <w:r w:rsidDel="00000000" w:rsidR="00000000" w:rsidRPr="00000000">
                    <w:rPr>
                      <w:sz w:val="24"/>
                      <w:szCs w:val="24"/>
                      <w:rtl w:val="0"/>
                    </w:rPr>
                    <w:t xml:space="preserve">1 - Very Difficult</w:t>
                  </w:r>
                </w:p>
                <w:p w:rsidR="00000000" w:rsidDel="00000000" w:rsidP="00000000" w:rsidRDefault="00000000" w:rsidRPr="00000000" w14:paraId="00000130">
                  <w:pPr>
                    <w:numPr>
                      <w:ilvl w:val="0"/>
                      <w:numId w:val="6"/>
                    </w:numPr>
                    <w:ind w:left="720" w:hanging="360"/>
                    <w:rPr>
                      <w:sz w:val="24"/>
                      <w:szCs w:val="24"/>
                    </w:rPr>
                  </w:pPr>
                  <w:r w:rsidDel="00000000" w:rsidR="00000000" w:rsidRPr="00000000">
                    <w:rPr>
                      <w:sz w:val="24"/>
                      <w:szCs w:val="24"/>
                      <w:rtl w:val="0"/>
                    </w:rPr>
                    <w:t xml:space="preserve">2 - Somewhat Difficult</w:t>
                  </w:r>
                </w:p>
                <w:p w:rsidR="00000000" w:rsidDel="00000000" w:rsidP="00000000" w:rsidRDefault="00000000" w:rsidRPr="00000000" w14:paraId="00000131">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32">
                  <w:pPr>
                    <w:numPr>
                      <w:ilvl w:val="0"/>
                      <w:numId w:val="6"/>
                    </w:numPr>
                    <w:ind w:left="720" w:hanging="360"/>
                    <w:rPr>
                      <w:sz w:val="24"/>
                      <w:szCs w:val="24"/>
                    </w:rPr>
                  </w:pPr>
                  <w:r w:rsidDel="00000000" w:rsidR="00000000" w:rsidRPr="00000000">
                    <w:rPr>
                      <w:sz w:val="24"/>
                      <w:szCs w:val="24"/>
                      <w:rtl w:val="0"/>
                    </w:rPr>
                    <w:t xml:space="preserve">4 - Somewhat Easy </w:t>
                  </w:r>
                </w:p>
                <w:p w:rsidR="00000000" w:rsidDel="00000000" w:rsidP="00000000" w:rsidRDefault="00000000" w:rsidRPr="00000000" w14:paraId="00000133">
                  <w:pPr>
                    <w:numPr>
                      <w:ilvl w:val="0"/>
                      <w:numId w:val="6"/>
                    </w:numPr>
                    <w:ind w:left="720" w:hanging="360"/>
                    <w:rPr>
                      <w:sz w:val="24"/>
                      <w:szCs w:val="24"/>
                    </w:rPr>
                  </w:pPr>
                  <w:r w:rsidDel="00000000" w:rsidR="00000000" w:rsidRPr="00000000">
                    <w:rPr>
                      <w:sz w:val="24"/>
                      <w:szCs w:val="24"/>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numPr>
                      <w:ilvl w:val="0"/>
                      <w:numId w:val="6"/>
                    </w:numPr>
                    <w:ind w:left="720" w:hanging="360"/>
                    <w:rPr>
                      <w:sz w:val="24"/>
                      <w:szCs w:val="24"/>
                    </w:rPr>
                  </w:pPr>
                  <w:r w:rsidDel="00000000" w:rsidR="00000000" w:rsidRPr="00000000">
                    <w:rPr>
                      <w:sz w:val="24"/>
                      <w:szCs w:val="24"/>
                      <w:rtl w:val="0"/>
                    </w:rPr>
                    <w:t xml:space="preserve">1 - Very Dissatisfied</w:t>
                  </w:r>
                </w:p>
                <w:p w:rsidR="00000000" w:rsidDel="00000000" w:rsidP="00000000" w:rsidRDefault="00000000" w:rsidRPr="00000000" w14:paraId="00000136">
                  <w:pPr>
                    <w:numPr>
                      <w:ilvl w:val="0"/>
                      <w:numId w:val="6"/>
                    </w:numPr>
                    <w:ind w:left="720" w:hanging="360"/>
                    <w:rPr>
                      <w:sz w:val="24"/>
                      <w:szCs w:val="24"/>
                    </w:rPr>
                  </w:pPr>
                  <w:r w:rsidDel="00000000" w:rsidR="00000000" w:rsidRPr="00000000">
                    <w:rPr>
                      <w:sz w:val="24"/>
                      <w:szCs w:val="24"/>
                      <w:rtl w:val="0"/>
                    </w:rPr>
                    <w:t xml:space="preserve">2 - Somewhat Dissatisfied</w:t>
                  </w:r>
                </w:p>
                <w:p w:rsidR="00000000" w:rsidDel="00000000" w:rsidP="00000000" w:rsidRDefault="00000000" w:rsidRPr="00000000" w14:paraId="00000137">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38">
                  <w:pPr>
                    <w:numPr>
                      <w:ilvl w:val="0"/>
                      <w:numId w:val="6"/>
                    </w:numPr>
                    <w:ind w:left="720" w:hanging="360"/>
                    <w:rPr>
                      <w:sz w:val="24"/>
                      <w:szCs w:val="24"/>
                    </w:rPr>
                  </w:pPr>
                  <w:r w:rsidDel="00000000" w:rsidR="00000000" w:rsidRPr="00000000">
                    <w:rPr>
                      <w:sz w:val="24"/>
                      <w:szCs w:val="24"/>
                      <w:rtl w:val="0"/>
                    </w:rPr>
                    <w:t xml:space="preserve">4 - Easy Satisfied</w:t>
                  </w:r>
                </w:p>
                <w:p w:rsidR="00000000" w:rsidDel="00000000" w:rsidP="00000000" w:rsidRDefault="00000000" w:rsidRPr="00000000" w14:paraId="00000139">
                  <w:pPr>
                    <w:numPr>
                      <w:ilvl w:val="0"/>
                      <w:numId w:val="6"/>
                    </w:numPr>
                    <w:ind w:left="720" w:hanging="360"/>
                    <w:rPr>
                      <w:sz w:val="24"/>
                      <w:szCs w:val="24"/>
                    </w:rPr>
                  </w:pPr>
                  <w:r w:rsidDel="00000000" w:rsidR="00000000" w:rsidRPr="00000000">
                    <w:rPr>
                      <w:sz w:val="24"/>
                      <w:szCs w:val="24"/>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7"/>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3 - Starting from the home screen, please find any item and add it to your Wish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ind w:left="720" w:hanging="36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numPr>
                      <w:ilvl w:val="0"/>
                      <w:numId w:val="6"/>
                    </w:numPr>
                    <w:ind w:left="720" w:hanging="360"/>
                    <w:rPr>
                      <w:sz w:val="24"/>
                      <w:szCs w:val="24"/>
                    </w:rPr>
                  </w:pPr>
                  <w:r w:rsidDel="00000000" w:rsidR="00000000" w:rsidRPr="00000000">
                    <w:rPr>
                      <w:sz w:val="24"/>
                      <w:szCs w:val="24"/>
                      <w:rtl w:val="0"/>
                    </w:rPr>
                    <w:t xml:space="preserve">1 - Very Difficult</w:t>
                  </w:r>
                </w:p>
                <w:p w:rsidR="00000000" w:rsidDel="00000000" w:rsidP="00000000" w:rsidRDefault="00000000" w:rsidRPr="00000000" w14:paraId="00000144">
                  <w:pPr>
                    <w:numPr>
                      <w:ilvl w:val="0"/>
                      <w:numId w:val="6"/>
                    </w:numPr>
                    <w:ind w:left="720" w:hanging="360"/>
                    <w:rPr>
                      <w:sz w:val="24"/>
                      <w:szCs w:val="24"/>
                    </w:rPr>
                  </w:pPr>
                  <w:r w:rsidDel="00000000" w:rsidR="00000000" w:rsidRPr="00000000">
                    <w:rPr>
                      <w:sz w:val="24"/>
                      <w:szCs w:val="24"/>
                      <w:rtl w:val="0"/>
                    </w:rPr>
                    <w:t xml:space="preserve">2 - Somewhat Difficult</w:t>
                  </w:r>
                </w:p>
                <w:p w:rsidR="00000000" w:rsidDel="00000000" w:rsidP="00000000" w:rsidRDefault="00000000" w:rsidRPr="00000000" w14:paraId="00000145">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46">
                  <w:pPr>
                    <w:numPr>
                      <w:ilvl w:val="0"/>
                      <w:numId w:val="6"/>
                    </w:numPr>
                    <w:ind w:left="720" w:hanging="360"/>
                    <w:rPr>
                      <w:sz w:val="24"/>
                      <w:szCs w:val="24"/>
                    </w:rPr>
                  </w:pPr>
                  <w:r w:rsidDel="00000000" w:rsidR="00000000" w:rsidRPr="00000000">
                    <w:rPr>
                      <w:sz w:val="24"/>
                      <w:szCs w:val="24"/>
                      <w:rtl w:val="0"/>
                    </w:rPr>
                    <w:t xml:space="preserve">4 - Easy</w:t>
                  </w:r>
                </w:p>
                <w:p w:rsidR="00000000" w:rsidDel="00000000" w:rsidP="00000000" w:rsidRDefault="00000000" w:rsidRPr="00000000" w14:paraId="00000147">
                  <w:pPr>
                    <w:numPr>
                      <w:ilvl w:val="0"/>
                      <w:numId w:val="6"/>
                    </w:numPr>
                    <w:ind w:left="720" w:hanging="360"/>
                    <w:rPr>
                      <w:sz w:val="24"/>
                      <w:szCs w:val="24"/>
                    </w:rPr>
                  </w:pPr>
                  <w:r w:rsidDel="00000000" w:rsidR="00000000" w:rsidRPr="00000000">
                    <w:rPr>
                      <w:sz w:val="24"/>
                      <w:szCs w:val="24"/>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numPr>
                      <w:ilvl w:val="0"/>
                      <w:numId w:val="6"/>
                    </w:numPr>
                    <w:ind w:left="720" w:hanging="360"/>
                    <w:rPr>
                      <w:sz w:val="24"/>
                      <w:szCs w:val="24"/>
                    </w:rPr>
                  </w:pPr>
                  <w:r w:rsidDel="00000000" w:rsidR="00000000" w:rsidRPr="00000000">
                    <w:rPr>
                      <w:sz w:val="24"/>
                      <w:szCs w:val="24"/>
                      <w:rtl w:val="0"/>
                    </w:rPr>
                    <w:t xml:space="preserve">1 - Very Dissatisfied</w:t>
                  </w:r>
                </w:p>
                <w:p w:rsidR="00000000" w:rsidDel="00000000" w:rsidP="00000000" w:rsidRDefault="00000000" w:rsidRPr="00000000" w14:paraId="0000014A">
                  <w:pPr>
                    <w:numPr>
                      <w:ilvl w:val="0"/>
                      <w:numId w:val="6"/>
                    </w:numPr>
                    <w:ind w:left="720" w:hanging="360"/>
                    <w:rPr>
                      <w:sz w:val="24"/>
                      <w:szCs w:val="24"/>
                    </w:rPr>
                  </w:pPr>
                  <w:r w:rsidDel="00000000" w:rsidR="00000000" w:rsidRPr="00000000">
                    <w:rPr>
                      <w:sz w:val="24"/>
                      <w:szCs w:val="24"/>
                      <w:rtl w:val="0"/>
                    </w:rPr>
                    <w:t xml:space="preserve">2 - Somewhat Dissatisfied</w:t>
                  </w:r>
                </w:p>
                <w:p w:rsidR="00000000" w:rsidDel="00000000" w:rsidP="00000000" w:rsidRDefault="00000000" w:rsidRPr="00000000" w14:paraId="0000014B">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4C">
                  <w:pPr>
                    <w:numPr>
                      <w:ilvl w:val="0"/>
                      <w:numId w:val="6"/>
                    </w:numPr>
                    <w:ind w:left="720" w:hanging="360"/>
                    <w:rPr>
                      <w:sz w:val="24"/>
                      <w:szCs w:val="24"/>
                    </w:rPr>
                  </w:pPr>
                  <w:r w:rsidDel="00000000" w:rsidR="00000000" w:rsidRPr="00000000">
                    <w:rPr>
                      <w:sz w:val="24"/>
                      <w:szCs w:val="24"/>
                      <w:rtl w:val="0"/>
                    </w:rPr>
                    <w:t xml:space="preserve">4 - Easy Satisfied</w:t>
                  </w:r>
                </w:p>
                <w:p w:rsidR="00000000" w:rsidDel="00000000" w:rsidP="00000000" w:rsidRDefault="00000000" w:rsidRPr="00000000" w14:paraId="0000014D">
                  <w:pPr>
                    <w:numPr>
                      <w:ilvl w:val="0"/>
                      <w:numId w:val="6"/>
                    </w:numPr>
                    <w:ind w:left="720" w:hanging="360"/>
                    <w:rPr>
                      <w:sz w:val="24"/>
                      <w:szCs w:val="24"/>
                    </w:rPr>
                  </w:pPr>
                  <w:r w:rsidDel="00000000" w:rsidR="00000000" w:rsidRPr="00000000">
                    <w:rPr>
                      <w:sz w:val="24"/>
                      <w:szCs w:val="24"/>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8"/>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4 - Making a Purchase: From the home page, go to the Cart and purchase the items available in your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numPr>
                      <w:ilvl w:val="0"/>
                      <w:numId w:val="6"/>
                    </w:numPr>
                    <w:ind w:left="720" w:hanging="360"/>
                    <w:rPr>
                      <w:sz w:val="24"/>
                      <w:szCs w:val="24"/>
                    </w:rPr>
                  </w:pPr>
                  <w:r w:rsidDel="00000000" w:rsidR="00000000" w:rsidRPr="00000000">
                    <w:rPr>
                      <w:sz w:val="24"/>
                      <w:szCs w:val="24"/>
                      <w:rtl w:val="0"/>
                    </w:rPr>
                    <w:t xml:space="preserve">1 - Very Difficult</w:t>
                  </w:r>
                </w:p>
                <w:p w:rsidR="00000000" w:rsidDel="00000000" w:rsidP="00000000" w:rsidRDefault="00000000" w:rsidRPr="00000000" w14:paraId="00000158">
                  <w:pPr>
                    <w:numPr>
                      <w:ilvl w:val="0"/>
                      <w:numId w:val="6"/>
                    </w:numPr>
                    <w:ind w:left="720" w:hanging="360"/>
                    <w:rPr>
                      <w:sz w:val="24"/>
                      <w:szCs w:val="24"/>
                    </w:rPr>
                  </w:pPr>
                  <w:r w:rsidDel="00000000" w:rsidR="00000000" w:rsidRPr="00000000">
                    <w:rPr>
                      <w:sz w:val="24"/>
                      <w:szCs w:val="24"/>
                      <w:rtl w:val="0"/>
                    </w:rPr>
                    <w:t xml:space="preserve">2 - Somewhat Difficult</w:t>
                  </w:r>
                </w:p>
                <w:p w:rsidR="00000000" w:rsidDel="00000000" w:rsidP="00000000" w:rsidRDefault="00000000" w:rsidRPr="00000000" w14:paraId="00000159">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5A">
                  <w:pPr>
                    <w:numPr>
                      <w:ilvl w:val="0"/>
                      <w:numId w:val="6"/>
                    </w:numPr>
                    <w:ind w:left="720" w:hanging="360"/>
                    <w:rPr>
                      <w:sz w:val="24"/>
                      <w:szCs w:val="24"/>
                    </w:rPr>
                  </w:pPr>
                  <w:r w:rsidDel="00000000" w:rsidR="00000000" w:rsidRPr="00000000">
                    <w:rPr>
                      <w:sz w:val="24"/>
                      <w:szCs w:val="24"/>
                      <w:rtl w:val="0"/>
                    </w:rPr>
                    <w:t xml:space="preserve">4 - Easy</w:t>
                  </w:r>
                </w:p>
                <w:p w:rsidR="00000000" w:rsidDel="00000000" w:rsidP="00000000" w:rsidRDefault="00000000" w:rsidRPr="00000000" w14:paraId="0000015B">
                  <w:pPr>
                    <w:numPr>
                      <w:ilvl w:val="0"/>
                      <w:numId w:val="6"/>
                    </w:numPr>
                    <w:ind w:left="720" w:hanging="360"/>
                    <w:rPr>
                      <w:sz w:val="24"/>
                      <w:szCs w:val="24"/>
                    </w:rPr>
                  </w:pPr>
                  <w:r w:rsidDel="00000000" w:rsidR="00000000" w:rsidRPr="00000000">
                    <w:rPr>
                      <w:sz w:val="24"/>
                      <w:szCs w:val="24"/>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numPr>
                      <w:ilvl w:val="0"/>
                      <w:numId w:val="6"/>
                    </w:numPr>
                    <w:ind w:left="720" w:hanging="360"/>
                    <w:rPr>
                      <w:sz w:val="24"/>
                      <w:szCs w:val="24"/>
                    </w:rPr>
                  </w:pPr>
                  <w:r w:rsidDel="00000000" w:rsidR="00000000" w:rsidRPr="00000000">
                    <w:rPr>
                      <w:sz w:val="24"/>
                      <w:szCs w:val="24"/>
                      <w:rtl w:val="0"/>
                    </w:rPr>
                    <w:t xml:space="preserve">1 - Very Dissatisfied</w:t>
                  </w:r>
                </w:p>
                <w:p w:rsidR="00000000" w:rsidDel="00000000" w:rsidP="00000000" w:rsidRDefault="00000000" w:rsidRPr="00000000" w14:paraId="0000015E">
                  <w:pPr>
                    <w:numPr>
                      <w:ilvl w:val="0"/>
                      <w:numId w:val="6"/>
                    </w:numPr>
                    <w:ind w:left="720" w:hanging="360"/>
                    <w:rPr>
                      <w:sz w:val="24"/>
                      <w:szCs w:val="24"/>
                    </w:rPr>
                  </w:pPr>
                  <w:r w:rsidDel="00000000" w:rsidR="00000000" w:rsidRPr="00000000">
                    <w:rPr>
                      <w:sz w:val="24"/>
                      <w:szCs w:val="24"/>
                      <w:rtl w:val="0"/>
                    </w:rPr>
                    <w:t xml:space="preserve">2 - Somewhat Dissatisfied</w:t>
                  </w:r>
                </w:p>
                <w:p w:rsidR="00000000" w:rsidDel="00000000" w:rsidP="00000000" w:rsidRDefault="00000000" w:rsidRPr="00000000" w14:paraId="0000015F">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60">
                  <w:pPr>
                    <w:numPr>
                      <w:ilvl w:val="0"/>
                      <w:numId w:val="6"/>
                    </w:numPr>
                    <w:ind w:left="720" w:hanging="360"/>
                    <w:rPr>
                      <w:sz w:val="24"/>
                      <w:szCs w:val="24"/>
                    </w:rPr>
                  </w:pPr>
                  <w:r w:rsidDel="00000000" w:rsidR="00000000" w:rsidRPr="00000000">
                    <w:rPr>
                      <w:sz w:val="24"/>
                      <w:szCs w:val="24"/>
                      <w:rtl w:val="0"/>
                    </w:rPr>
                    <w:t xml:space="preserve">4 - Easy Satisfied</w:t>
                  </w:r>
                </w:p>
                <w:p w:rsidR="00000000" w:rsidDel="00000000" w:rsidP="00000000" w:rsidRDefault="00000000" w:rsidRPr="00000000" w14:paraId="00000161">
                  <w:pPr>
                    <w:numPr>
                      <w:ilvl w:val="0"/>
                      <w:numId w:val="6"/>
                    </w:numPr>
                    <w:ind w:left="720" w:hanging="360"/>
                    <w:rPr>
                      <w:sz w:val="24"/>
                      <w:szCs w:val="24"/>
                    </w:rPr>
                  </w:pPr>
                  <w:r w:rsidDel="00000000" w:rsidR="00000000" w:rsidRPr="00000000">
                    <w:rPr>
                      <w:sz w:val="24"/>
                      <w:szCs w:val="24"/>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9"/>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80"/>
              <w:gridCol w:w="4580"/>
              <w:tblGridChange w:id="0">
                <w:tblGrid>
                  <w:gridCol w:w="4580"/>
                  <w:gridCol w:w="45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 5 - Starting from the Home Page, please find the Live Chat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How long do you think it should take to achieve this task? Answer in Seconds (s). Please enter a whole number. You do not have to be accurate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2. How would you rate the complexity of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numPr>
                      <w:ilvl w:val="0"/>
                      <w:numId w:val="6"/>
                    </w:numPr>
                    <w:ind w:left="720" w:hanging="360"/>
                    <w:rPr>
                      <w:sz w:val="24"/>
                      <w:szCs w:val="24"/>
                    </w:rPr>
                  </w:pPr>
                  <w:r w:rsidDel="00000000" w:rsidR="00000000" w:rsidRPr="00000000">
                    <w:rPr>
                      <w:sz w:val="24"/>
                      <w:szCs w:val="24"/>
                      <w:rtl w:val="0"/>
                    </w:rPr>
                    <w:t xml:space="preserve">1 - Very Difficult</w:t>
                  </w:r>
                </w:p>
                <w:p w:rsidR="00000000" w:rsidDel="00000000" w:rsidP="00000000" w:rsidRDefault="00000000" w:rsidRPr="00000000" w14:paraId="0000016C">
                  <w:pPr>
                    <w:numPr>
                      <w:ilvl w:val="0"/>
                      <w:numId w:val="6"/>
                    </w:numPr>
                    <w:ind w:left="720" w:hanging="360"/>
                    <w:rPr>
                      <w:sz w:val="24"/>
                      <w:szCs w:val="24"/>
                    </w:rPr>
                  </w:pPr>
                  <w:r w:rsidDel="00000000" w:rsidR="00000000" w:rsidRPr="00000000">
                    <w:rPr>
                      <w:sz w:val="24"/>
                      <w:szCs w:val="24"/>
                      <w:rtl w:val="0"/>
                    </w:rPr>
                    <w:t xml:space="preserve">2 - Somewhat Difficult</w:t>
                  </w:r>
                </w:p>
                <w:p w:rsidR="00000000" w:rsidDel="00000000" w:rsidP="00000000" w:rsidRDefault="00000000" w:rsidRPr="00000000" w14:paraId="0000016D">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6E">
                  <w:pPr>
                    <w:numPr>
                      <w:ilvl w:val="0"/>
                      <w:numId w:val="6"/>
                    </w:numPr>
                    <w:ind w:left="720" w:hanging="360"/>
                    <w:rPr>
                      <w:sz w:val="24"/>
                      <w:szCs w:val="24"/>
                    </w:rPr>
                  </w:pPr>
                  <w:r w:rsidDel="00000000" w:rsidR="00000000" w:rsidRPr="00000000">
                    <w:rPr>
                      <w:sz w:val="24"/>
                      <w:szCs w:val="24"/>
                      <w:rtl w:val="0"/>
                    </w:rPr>
                    <w:t xml:space="preserve">4 - Easy</w:t>
                  </w:r>
                </w:p>
                <w:p w:rsidR="00000000" w:rsidDel="00000000" w:rsidP="00000000" w:rsidRDefault="00000000" w:rsidRPr="00000000" w14:paraId="0000016F">
                  <w:pPr>
                    <w:numPr>
                      <w:ilvl w:val="0"/>
                      <w:numId w:val="6"/>
                    </w:numPr>
                    <w:ind w:left="720" w:hanging="360"/>
                    <w:rPr>
                      <w:sz w:val="24"/>
                      <w:szCs w:val="24"/>
                    </w:rPr>
                  </w:pPr>
                  <w:r w:rsidDel="00000000" w:rsidR="00000000" w:rsidRPr="00000000">
                    <w:rPr>
                      <w:sz w:val="24"/>
                      <w:szCs w:val="24"/>
                      <w:rtl w:val="0"/>
                    </w:rPr>
                    <w:t xml:space="preserve">5 - Very Easy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How satisfied were you with the re-designed app with respect to this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numPr>
                      <w:ilvl w:val="0"/>
                      <w:numId w:val="6"/>
                    </w:numPr>
                    <w:ind w:left="720" w:hanging="360"/>
                    <w:rPr>
                      <w:sz w:val="24"/>
                      <w:szCs w:val="24"/>
                    </w:rPr>
                  </w:pPr>
                  <w:r w:rsidDel="00000000" w:rsidR="00000000" w:rsidRPr="00000000">
                    <w:rPr>
                      <w:sz w:val="24"/>
                      <w:szCs w:val="24"/>
                      <w:rtl w:val="0"/>
                    </w:rPr>
                    <w:t xml:space="preserve">1 - Very Dissatisfied</w:t>
                  </w:r>
                </w:p>
                <w:p w:rsidR="00000000" w:rsidDel="00000000" w:rsidP="00000000" w:rsidRDefault="00000000" w:rsidRPr="00000000" w14:paraId="00000172">
                  <w:pPr>
                    <w:numPr>
                      <w:ilvl w:val="0"/>
                      <w:numId w:val="6"/>
                    </w:numPr>
                    <w:ind w:left="720" w:hanging="360"/>
                    <w:rPr>
                      <w:sz w:val="24"/>
                      <w:szCs w:val="24"/>
                    </w:rPr>
                  </w:pPr>
                  <w:r w:rsidDel="00000000" w:rsidR="00000000" w:rsidRPr="00000000">
                    <w:rPr>
                      <w:sz w:val="24"/>
                      <w:szCs w:val="24"/>
                      <w:rtl w:val="0"/>
                    </w:rPr>
                    <w:t xml:space="preserve">2 - Somewhat Dissatisfied</w:t>
                  </w:r>
                </w:p>
                <w:p w:rsidR="00000000" w:rsidDel="00000000" w:rsidP="00000000" w:rsidRDefault="00000000" w:rsidRPr="00000000" w14:paraId="00000173">
                  <w:pPr>
                    <w:numPr>
                      <w:ilvl w:val="0"/>
                      <w:numId w:val="6"/>
                    </w:numPr>
                    <w:ind w:left="720" w:hanging="360"/>
                    <w:rPr>
                      <w:sz w:val="24"/>
                      <w:szCs w:val="24"/>
                    </w:rPr>
                  </w:pPr>
                  <w:r w:rsidDel="00000000" w:rsidR="00000000" w:rsidRPr="00000000">
                    <w:rPr>
                      <w:sz w:val="24"/>
                      <w:szCs w:val="24"/>
                      <w:rtl w:val="0"/>
                    </w:rPr>
                    <w:t xml:space="preserve">3 - Neutral</w:t>
                  </w:r>
                </w:p>
                <w:p w:rsidR="00000000" w:rsidDel="00000000" w:rsidP="00000000" w:rsidRDefault="00000000" w:rsidRPr="00000000" w14:paraId="00000174">
                  <w:pPr>
                    <w:numPr>
                      <w:ilvl w:val="0"/>
                      <w:numId w:val="6"/>
                    </w:numPr>
                    <w:ind w:left="720" w:hanging="360"/>
                    <w:rPr>
                      <w:sz w:val="24"/>
                      <w:szCs w:val="24"/>
                    </w:rPr>
                  </w:pPr>
                  <w:r w:rsidDel="00000000" w:rsidR="00000000" w:rsidRPr="00000000">
                    <w:rPr>
                      <w:sz w:val="24"/>
                      <w:szCs w:val="24"/>
                      <w:rtl w:val="0"/>
                    </w:rPr>
                    <w:t xml:space="preserve">4 - Easy Satisfied</w:t>
                  </w:r>
                </w:p>
                <w:p w:rsidR="00000000" w:rsidDel="00000000" w:rsidP="00000000" w:rsidRDefault="00000000" w:rsidRPr="00000000" w14:paraId="00000175">
                  <w:pPr>
                    <w:numPr>
                      <w:ilvl w:val="0"/>
                      <w:numId w:val="6"/>
                    </w:numPr>
                    <w:ind w:left="720" w:hanging="360"/>
                    <w:rPr>
                      <w:sz w:val="24"/>
                      <w:szCs w:val="24"/>
                    </w:rPr>
                  </w:pPr>
                  <w:r w:rsidDel="00000000" w:rsidR="00000000" w:rsidRPr="00000000">
                    <w:rPr>
                      <w:sz w:val="24"/>
                      <w:szCs w:val="24"/>
                      <w:rtl w:val="0"/>
                    </w:rPr>
                    <w:t xml:space="preserve">5 - Very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Suggestions or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tbl>
      <w:tblPr>
        <w:tblStyle w:val="Table10"/>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C">
            <w:pPr>
              <w:spacing w:line="331.2" w:lineRule="auto"/>
              <w:jc w:val="center"/>
              <w:rPr>
                <w:b w:val="1"/>
                <w:sz w:val="24"/>
                <w:szCs w:val="24"/>
              </w:rPr>
            </w:pPr>
            <w:r w:rsidDel="00000000" w:rsidR="00000000" w:rsidRPr="00000000">
              <w:rPr>
                <w:b w:val="1"/>
                <w:sz w:val="24"/>
                <w:szCs w:val="24"/>
                <w:rtl w:val="0"/>
              </w:rPr>
              <w:t xml:space="preserve">SUS Questions</w:t>
            </w:r>
          </w:p>
        </w:tc>
      </w:tr>
      <w:tr>
        <w:trPr>
          <w:cantSplit w:val="0"/>
          <w:trHeight w:val="5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line="288" w:lineRule="auto"/>
              <w:rPr>
                <w:b w:val="1"/>
                <w:sz w:val="24"/>
                <w:szCs w:val="24"/>
              </w:rPr>
            </w:pPr>
            <w:r w:rsidDel="00000000" w:rsidR="00000000" w:rsidRPr="00000000">
              <w:rPr>
                <w:b w:val="1"/>
                <w:sz w:val="24"/>
                <w:szCs w:val="24"/>
                <w:rtl w:val="0"/>
              </w:rPr>
              <w:t xml:space="preserve">Rate your level of agreement the following statements regarding Zara's mobile application:</w:t>
            </w:r>
          </w:p>
          <w:p w:rsidR="00000000" w:rsidDel="00000000" w:rsidP="00000000" w:rsidRDefault="00000000" w:rsidRPr="00000000" w14:paraId="0000017E">
            <w:pPr>
              <w:rPr>
                <w:sz w:val="24"/>
                <w:szCs w:val="24"/>
              </w:rPr>
            </w:pPr>
            <w:r w:rsidDel="00000000" w:rsidR="00000000" w:rsidRPr="00000000">
              <w:rPr>
                <w:rtl w:val="0"/>
              </w:rPr>
            </w:r>
          </w:p>
          <w:tbl>
            <w:tblPr>
              <w:tblStyle w:val="Table1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1350"/>
              <w:gridCol w:w="1335"/>
              <w:gridCol w:w="990"/>
              <w:gridCol w:w="975"/>
              <w:gridCol w:w="1170"/>
              <w:tblGridChange w:id="0">
                <w:tblGrid>
                  <w:gridCol w:w="3285"/>
                  <w:gridCol w:w="1350"/>
                  <w:gridCol w:w="1335"/>
                  <w:gridCol w:w="990"/>
                  <w:gridCol w:w="975"/>
                  <w:gridCol w:w="1170"/>
                </w:tblGrid>
              </w:tblGridChange>
            </w:tblGrid>
            <w:tr>
              <w:trPr>
                <w:cantSplit w:val="0"/>
                <w:trHeight w:val="750"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line="288" w:lineRule="auto"/>
                    <w:jc w:val="center"/>
                    <w:rPr>
                      <w:sz w:val="24"/>
                      <w:szCs w:val="24"/>
                    </w:rPr>
                  </w:pPr>
                  <w:r w:rsidDel="00000000" w:rsidR="00000000" w:rsidRPr="00000000">
                    <w:rPr>
                      <w:sz w:val="24"/>
                      <w:szCs w:val="24"/>
                      <w:rtl w:val="0"/>
                    </w:rPr>
                    <w:t xml:space="preserve">Strongly Disagree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line="288" w:lineRule="auto"/>
                    <w:jc w:val="center"/>
                    <w:rPr>
                      <w:sz w:val="24"/>
                      <w:szCs w:val="24"/>
                    </w:rPr>
                  </w:pPr>
                  <w:r w:rsidDel="00000000" w:rsidR="00000000" w:rsidRPr="00000000">
                    <w:rPr>
                      <w:sz w:val="24"/>
                      <w:szCs w:val="24"/>
                      <w:rtl w:val="0"/>
                    </w:rPr>
                    <w:t xml:space="preserve">Disagree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line="288" w:lineRule="auto"/>
                    <w:jc w:val="center"/>
                    <w:rPr>
                      <w:sz w:val="24"/>
                      <w:szCs w:val="24"/>
                    </w:rPr>
                  </w:pPr>
                  <w:r w:rsidDel="00000000" w:rsidR="00000000" w:rsidRPr="00000000">
                    <w:rPr>
                      <w:sz w:val="24"/>
                      <w:szCs w:val="24"/>
                      <w:rtl w:val="0"/>
                    </w:rPr>
                    <w:t xml:space="preserve">Agree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line="288" w:lineRule="auto"/>
                    <w:jc w:val="center"/>
                    <w:rPr>
                      <w:sz w:val="24"/>
                      <w:szCs w:val="24"/>
                    </w:rPr>
                  </w:pPr>
                  <w:r w:rsidDel="00000000" w:rsidR="00000000" w:rsidRPr="00000000">
                    <w:rPr>
                      <w:sz w:val="24"/>
                      <w:szCs w:val="24"/>
                      <w:rtl w:val="0"/>
                    </w:rPr>
                    <w:t xml:space="preserve">Strongly Agree</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rPr>
                      <w:sz w:val="24"/>
                      <w:szCs w:val="24"/>
                    </w:rPr>
                  </w:pPr>
                  <w:r w:rsidDel="00000000" w:rsidR="00000000" w:rsidRPr="00000000">
                    <w:rPr>
                      <w:sz w:val="24"/>
                      <w:szCs w:val="24"/>
                      <w:rtl w:val="0"/>
                    </w:rPr>
                    <w:t xml:space="preserve">1) I think that I would like to use this system frequently.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numPr>
                      <w:ilvl w:val="0"/>
                      <w:numId w:val="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sz w:val="24"/>
                      <w:szCs w:val="24"/>
                    </w:rPr>
                  </w:pPr>
                  <w:r w:rsidDel="00000000" w:rsidR="00000000" w:rsidRPr="00000000">
                    <w:rPr>
                      <w:sz w:val="24"/>
                      <w:szCs w:val="24"/>
                      <w:rtl w:val="0"/>
                    </w:rPr>
                    <w:t xml:space="preserve">2) I found the system unnecessarily complex.</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numPr>
                      <w:ilvl w:val="0"/>
                      <w:numId w:val="18"/>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numPr>
                      <w:ilvl w:val="0"/>
                      <w:numId w:val="18"/>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numPr>
                      <w:ilvl w:val="0"/>
                      <w:numId w:val="18"/>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numPr>
                      <w:ilvl w:val="0"/>
                      <w:numId w:val="18"/>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numPr>
                      <w:ilvl w:val="0"/>
                      <w:numId w:val="18"/>
                    </w:numPr>
                    <w:ind w:left="720" w:hanging="360"/>
                    <w:rPr>
                      <w:sz w:val="24"/>
                      <w:szCs w:val="24"/>
                    </w:rPr>
                  </w:pP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3) I thought the system was easy to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numPr>
                      <w:ilvl w:val="0"/>
                      <w:numId w:val="7"/>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numPr>
                      <w:ilvl w:val="0"/>
                      <w:numId w:val="7"/>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numPr>
                      <w:ilvl w:val="0"/>
                      <w:numId w:val="7"/>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numPr>
                      <w:ilvl w:val="0"/>
                      <w:numId w:val="7"/>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numPr>
                      <w:ilvl w:val="0"/>
                      <w:numId w:val="7"/>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rPr>
                      <w:sz w:val="24"/>
                      <w:szCs w:val="24"/>
                    </w:rPr>
                  </w:pPr>
                  <w:r w:rsidDel="00000000" w:rsidR="00000000" w:rsidRPr="00000000">
                    <w:rPr>
                      <w:sz w:val="24"/>
                      <w:szCs w:val="24"/>
                      <w:rtl w:val="0"/>
                    </w:rPr>
                    <w:t xml:space="preserve">4) I think that I would need the support of a technical person to be able to use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numPr>
                      <w:ilvl w:val="0"/>
                      <w:numId w:val="19"/>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numPr>
                      <w:ilvl w:val="0"/>
                      <w:numId w:val="19"/>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sz w:val="24"/>
                      <w:szCs w:val="24"/>
                    </w:rPr>
                  </w:pPr>
                  <w:r w:rsidDel="00000000" w:rsidR="00000000" w:rsidRPr="00000000">
                    <w:rPr>
                      <w:sz w:val="24"/>
                      <w:szCs w:val="24"/>
                      <w:rtl w:val="0"/>
                    </w:rPr>
                    <w:t xml:space="preserve">5) I found the various functions in this system were well integrated.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numPr>
                      <w:ilvl w:val="0"/>
                      <w:numId w:val="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sz w:val="24"/>
                      <w:szCs w:val="24"/>
                    </w:rPr>
                  </w:pPr>
                  <w:r w:rsidDel="00000000" w:rsidR="00000000" w:rsidRPr="00000000">
                    <w:rPr>
                      <w:sz w:val="24"/>
                      <w:szCs w:val="24"/>
                      <w:rtl w:val="0"/>
                    </w:rPr>
                    <w:t xml:space="preserve">6) I thought there was too much inconsistency in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numPr>
                      <w:ilvl w:val="0"/>
                      <w:numId w:val="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sz w:val="24"/>
                      <w:szCs w:val="24"/>
                    </w:rPr>
                  </w:pPr>
                  <w:r w:rsidDel="00000000" w:rsidR="00000000" w:rsidRPr="00000000">
                    <w:rPr>
                      <w:sz w:val="24"/>
                      <w:szCs w:val="24"/>
                      <w:rtl w:val="0"/>
                    </w:rPr>
                    <w:t xml:space="preserve">7) I would imagine that most people would learn to use this system very quickly.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numPr>
                      <w:ilvl w:val="0"/>
                      <w:numId w:val="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sz w:val="24"/>
                      <w:szCs w:val="24"/>
                    </w:rPr>
                  </w:pPr>
                  <w:r w:rsidDel="00000000" w:rsidR="00000000" w:rsidRPr="00000000">
                    <w:rPr>
                      <w:sz w:val="24"/>
                      <w:szCs w:val="24"/>
                      <w:rtl w:val="0"/>
                    </w:rPr>
                    <w:t xml:space="preserve">8) I found the system very cumbersome to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numPr>
                      <w:ilvl w:val="0"/>
                      <w:numId w:val="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sz w:val="24"/>
                      <w:szCs w:val="24"/>
                    </w:rPr>
                  </w:pPr>
                  <w:r w:rsidDel="00000000" w:rsidR="00000000" w:rsidRPr="00000000">
                    <w:rPr>
                      <w:sz w:val="24"/>
                      <w:szCs w:val="24"/>
                      <w:rtl w:val="0"/>
                    </w:rPr>
                    <w:t xml:space="preserve">9) I felt very confident using the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numPr>
                      <w:ilvl w:val="0"/>
                      <w:numId w:val="3"/>
                    </w:numPr>
                    <w:ind w:left="720" w:hanging="360"/>
                    <w:rPr>
                      <w:sz w:val="24"/>
                      <w:szCs w:val="24"/>
                    </w:rPr>
                  </w:pPr>
                  <w:r w:rsidDel="00000000" w:rsidR="00000000" w:rsidRPr="00000000">
                    <w:rPr>
                      <w:rtl w:val="0"/>
                    </w:rPr>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10) I needed to learn a lot of things before I could get going with this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numPr>
                      <w:ilvl w:val="0"/>
                      <w:numId w:val="3"/>
                    </w:numPr>
                    <w:ind w:left="720" w:hanging="36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numPr>
                      <w:ilvl w:val="0"/>
                      <w:numId w:val="3"/>
                    </w:numPr>
                    <w:ind w:left="720" w:hanging="360"/>
                    <w:rPr>
                      <w:sz w:val="24"/>
                      <w:szCs w:val="24"/>
                    </w:rPr>
                  </w:pPr>
                  <w:r w:rsidDel="00000000" w:rsidR="00000000" w:rsidRPr="00000000">
                    <w:rPr>
                      <w:rtl w:val="0"/>
                    </w:rPr>
                  </w:r>
                </w:p>
              </w:tc>
            </w:tr>
          </w:tbl>
          <w:p w:rsidR="00000000" w:rsidDel="00000000" w:rsidP="00000000" w:rsidRDefault="00000000" w:rsidRPr="00000000" w14:paraId="000001C1">
            <w:pPr>
              <w:rPr>
                <w:sz w:val="24"/>
                <w:szCs w:val="24"/>
              </w:rPr>
            </w:pPr>
            <w:r w:rsidDel="00000000" w:rsidR="00000000" w:rsidRPr="00000000">
              <w:rPr>
                <w:rtl w:val="0"/>
              </w:rPr>
            </w:r>
          </w:p>
        </w:tc>
      </w:tr>
    </w:tbl>
    <w:p w:rsidR="00000000" w:rsidDel="00000000" w:rsidP="00000000" w:rsidRDefault="00000000" w:rsidRPr="00000000" w14:paraId="000001C2">
      <w:pPr>
        <w:rPr>
          <w:sz w:val="24"/>
          <w:szCs w:val="24"/>
        </w:rPr>
      </w:pPr>
      <w:r w:rsidDel="00000000" w:rsidR="00000000" w:rsidRPr="00000000">
        <w:rPr>
          <w:rtl w:val="0"/>
        </w:rPr>
      </w:r>
    </w:p>
    <w:tbl>
      <w:tblPr>
        <w:tblStyle w:val="Table1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3">
            <w:pPr>
              <w:spacing w:line="331.2" w:lineRule="auto"/>
              <w:jc w:val="center"/>
              <w:rPr>
                <w:b w:val="1"/>
                <w:sz w:val="24"/>
                <w:szCs w:val="24"/>
              </w:rPr>
            </w:pPr>
            <w:r w:rsidDel="00000000" w:rsidR="00000000" w:rsidRPr="00000000">
              <w:rPr>
                <w:b w:val="1"/>
                <w:sz w:val="24"/>
                <w:szCs w:val="24"/>
                <w:rtl w:val="0"/>
              </w:rPr>
              <w:t xml:space="preserve">UI Elements Questions</w:t>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rPr>
                <w:b w:val="1"/>
                <w:sz w:val="24"/>
                <w:szCs w:val="24"/>
              </w:rPr>
            </w:pPr>
            <w:r w:rsidDel="00000000" w:rsidR="00000000" w:rsidRPr="00000000">
              <w:rPr>
                <w:b w:val="1"/>
                <w:sz w:val="24"/>
                <w:szCs w:val="24"/>
                <w:rtl w:val="0"/>
              </w:rPr>
              <w:t xml:space="preserve">1. How satisfied were you with the following regarding the app's buttons?</w:t>
            </w:r>
          </w:p>
          <w:p w:rsidR="00000000" w:rsidDel="00000000" w:rsidP="00000000" w:rsidRDefault="00000000" w:rsidRPr="00000000" w14:paraId="000001C5">
            <w:pPr>
              <w:rPr>
                <w:b w:val="1"/>
                <w:sz w:val="24"/>
                <w:szCs w:val="24"/>
              </w:rPr>
            </w:pPr>
            <w:r w:rsidDel="00000000" w:rsidR="00000000" w:rsidRPr="00000000">
              <w:rPr>
                <w:rtl w:val="0"/>
              </w:rPr>
            </w:r>
          </w:p>
          <w:tbl>
            <w:tblPr>
              <w:tblStyle w:val="Table13"/>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75"/>
              <w:gridCol w:w="1680"/>
              <w:gridCol w:w="1020"/>
              <w:gridCol w:w="1545"/>
              <w:gridCol w:w="1290"/>
              <w:tblGridChange w:id="0">
                <w:tblGrid>
                  <w:gridCol w:w="2010"/>
                  <w:gridCol w:w="1575"/>
                  <w:gridCol w:w="1680"/>
                  <w:gridCol w:w="1020"/>
                  <w:gridCol w:w="1545"/>
                  <w:gridCol w:w="1290"/>
                </w:tblGrid>
              </w:tblGridChange>
            </w:tblGrid>
            <w:tr>
              <w:trPr>
                <w:cantSplit w:val="0"/>
                <w:trHeight w:val="825"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line="288" w:lineRule="auto"/>
                    <w:jc w:val="center"/>
                    <w:rPr>
                      <w:sz w:val="24"/>
                      <w:szCs w:val="24"/>
                    </w:rPr>
                  </w:pPr>
                  <w:r w:rsidDel="00000000" w:rsidR="00000000" w:rsidRPr="00000000">
                    <w:rPr>
                      <w:sz w:val="24"/>
                      <w:szCs w:val="24"/>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line="288" w:lineRule="auto"/>
                    <w:jc w:val="center"/>
                    <w:rPr>
                      <w:sz w:val="24"/>
                      <w:szCs w:val="24"/>
                    </w:rPr>
                  </w:pPr>
                  <w:r w:rsidDel="00000000" w:rsidR="00000000" w:rsidRPr="00000000">
                    <w:rPr>
                      <w:sz w:val="24"/>
                      <w:szCs w:val="24"/>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line="288" w:lineRule="auto"/>
                    <w:jc w:val="center"/>
                    <w:rPr>
                      <w:sz w:val="24"/>
                      <w:szCs w:val="24"/>
                    </w:rPr>
                  </w:pPr>
                  <w:r w:rsidDel="00000000" w:rsidR="00000000" w:rsidRPr="00000000">
                    <w:rPr>
                      <w:sz w:val="24"/>
                      <w:szCs w:val="24"/>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line="288" w:lineRule="auto"/>
                    <w:jc w:val="center"/>
                    <w:rPr>
                      <w:sz w:val="24"/>
                      <w:szCs w:val="24"/>
                    </w:rPr>
                  </w:pPr>
                  <w:r w:rsidDel="00000000" w:rsidR="00000000" w:rsidRPr="00000000">
                    <w:rPr>
                      <w:sz w:val="24"/>
                      <w:szCs w:val="24"/>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rPr>
                      <w:sz w:val="24"/>
                      <w:szCs w:val="24"/>
                    </w:rPr>
                  </w:pPr>
                  <w:r w:rsidDel="00000000" w:rsidR="00000000" w:rsidRPr="00000000">
                    <w:rPr>
                      <w:sz w:val="24"/>
                      <w:szCs w:val="24"/>
                      <w:rtl w:val="0"/>
                    </w:rPr>
                    <w:t xml:space="preserve">Size of the buttons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sz w:val="24"/>
                      <w:szCs w:val="24"/>
                    </w:rPr>
                  </w:pPr>
                  <w:r w:rsidDel="00000000" w:rsidR="00000000" w:rsidRPr="00000000">
                    <w:rPr>
                      <w:sz w:val="24"/>
                      <w:szCs w:val="24"/>
                      <w:rtl w:val="0"/>
                    </w:rPr>
                    <w:t xml:space="preserve">Distinguishability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rPr>
                      <w:sz w:val="24"/>
                      <w:szCs w:val="24"/>
                    </w:rPr>
                  </w:pPr>
                  <w:r w:rsidDel="00000000" w:rsidR="00000000" w:rsidRPr="00000000">
                    <w:rPr>
                      <w:sz w:val="24"/>
                      <w:szCs w:val="24"/>
                      <w:rtl w:val="0"/>
                    </w:rPr>
                    <w:t xml:space="preserve">Readability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rPr>
                      <w:sz w:val="24"/>
                      <w:szCs w:val="24"/>
                    </w:rPr>
                  </w:pPr>
                  <w:r w:rsidDel="00000000" w:rsidR="00000000" w:rsidRPr="00000000">
                    <w:rPr>
                      <w:sz w:val="24"/>
                      <w:szCs w:val="24"/>
                      <w:rtl w:val="0"/>
                    </w:rPr>
                    <w:t xml:space="preserve">Discoverability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numPr>
                      <w:ilvl w:val="0"/>
                      <w:numId w:val="3"/>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1E4">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rPr>
                <w:b w:val="1"/>
                <w:sz w:val="24"/>
                <w:szCs w:val="24"/>
              </w:rPr>
            </w:pPr>
            <w:r w:rsidDel="00000000" w:rsidR="00000000" w:rsidRPr="00000000">
              <w:rPr>
                <w:b w:val="1"/>
                <w:sz w:val="24"/>
                <w:szCs w:val="24"/>
                <w:rtl w:val="0"/>
              </w:rPr>
              <w:t xml:space="preserve">2. How easy was finding the following buttons?</w:t>
            </w:r>
          </w:p>
          <w:p w:rsidR="00000000" w:rsidDel="00000000" w:rsidP="00000000" w:rsidRDefault="00000000" w:rsidRPr="00000000" w14:paraId="000001E6">
            <w:pPr>
              <w:rPr>
                <w:b w:val="1"/>
                <w:sz w:val="24"/>
                <w:szCs w:val="24"/>
              </w:rPr>
            </w:pPr>
            <w:r w:rsidDel="00000000" w:rsidR="00000000" w:rsidRPr="00000000">
              <w:rPr>
                <w:rtl w:val="0"/>
              </w:rPr>
            </w:r>
          </w:p>
          <w:tbl>
            <w:tblPr>
              <w:tblStyle w:val="Table14"/>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line="288" w:lineRule="auto"/>
                    <w:jc w:val="center"/>
                    <w:rPr>
                      <w:sz w:val="24"/>
                      <w:szCs w:val="24"/>
                    </w:rPr>
                  </w:pPr>
                  <w:r w:rsidDel="00000000" w:rsidR="00000000" w:rsidRPr="00000000">
                    <w:rPr>
                      <w:sz w:val="24"/>
                      <w:szCs w:val="24"/>
                      <w:rtl w:val="0"/>
                    </w:rPr>
                    <w:t xml:space="preserve">Very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line="288" w:lineRule="auto"/>
                    <w:jc w:val="center"/>
                    <w:rPr>
                      <w:sz w:val="24"/>
                      <w:szCs w:val="24"/>
                    </w:rPr>
                  </w:pPr>
                  <w:r w:rsidDel="00000000" w:rsidR="00000000" w:rsidRPr="00000000">
                    <w:rPr>
                      <w:sz w:val="24"/>
                      <w:szCs w:val="24"/>
                      <w:rtl w:val="0"/>
                    </w:rPr>
                    <w:t xml:space="preserve">Somewhat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line="288" w:lineRule="auto"/>
                    <w:jc w:val="center"/>
                    <w:rPr>
                      <w:sz w:val="24"/>
                      <w:szCs w:val="24"/>
                    </w:rPr>
                  </w:pPr>
                  <w:r w:rsidDel="00000000" w:rsidR="00000000" w:rsidRPr="00000000">
                    <w:rPr>
                      <w:sz w:val="24"/>
                      <w:szCs w:val="24"/>
                      <w:rtl w:val="0"/>
                    </w:rPr>
                    <w:t xml:space="preserve">Nor Easy or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line="288" w:lineRule="auto"/>
                    <w:jc w:val="center"/>
                    <w:rPr>
                      <w:sz w:val="24"/>
                      <w:szCs w:val="24"/>
                    </w:rPr>
                  </w:pPr>
                  <w:r w:rsidDel="00000000" w:rsidR="00000000" w:rsidRPr="00000000">
                    <w:rPr>
                      <w:sz w:val="24"/>
                      <w:szCs w:val="24"/>
                      <w:rtl w:val="0"/>
                    </w:rPr>
                    <w:t xml:space="preserve">Somewhat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line="288" w:lineRule="auto"/>
                    <w:jc w:val="center"/>
                    <w:rPr>
                      <w:sz w:val="24"/>
                      <w:szCs w:val="24"/>
                    </w:rPr>
                  </w:pPr>
                  <w:r w:rsidDel="00000000" w:rsidR="00000000" w:rsidRPr="00000000">
                    <w:rPr>
                      <w:sz w:val="24"/>
                      <w:szCs w:val="24"/>
                      <w:rtl w:val="0"/>
                    </w:rPr>
                    <w:t xml:space="preserve">Very Difficult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rPr>
                      <w:sz w:val="24"/>
                      <w:szCs w:val="24"/>
                    </w:rPr>
                  </w:pPr>
                  <w:r w:rsidDel="00000000" w:rsidR="00000000" w:rsidRPr="00000000">
                    <w:rPr>
                      <w:sz w:val="24"/>
                      <w:szCs w:val="24"/>
                      <w:rtl w:val="0"/>
                    </w:rPr>
                    <w:t xml:space="preserve">The “Help”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numPr>
                      <w:ilvl w:val="0"/>
                      <w:numId w:val="3"/>
                    </w:numPr>
                    <w:ind w:left="720" w:hanging="360"/>
                    <w:jc w:val="center"/>
                    <w:rPr>
                      <w:sz w:val="24"/>
                      <w:szCs w:val="24"/>
                    </w:rPr>
                  </w:pPr>
                  <w:r w:rsidDel="00000000" w:rsidR="00000000" w:rsidRPr="00000000">
                    <w:rPr>
                      <w:rtl w:val="0"/>
                    </w:rPr>
                  </w:r>
                </w:p>
              </w:tc>
            </w:tr>
            <w:tr>
              <w:trPr>
                <w:cantSplit w:val="0"/>
                <w:trHeight w:val="923.70117187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rPr>
                      <w:sz w:val="24"/>
                      <w:szCs w:val="24"/>
                    </w:rPr>
                  </w:pPr>
                  <w:r w:rsidDel="00000000" w:rsidR="00000000" w:rsidRPr="00000000">
                    <w:rPr>
                      <w:sz w:val="24"/>
                      <w:szCs w:val="24"/>
                      <w:rtl w:val="0"/>
                    </w:rPr>
                    <w:t xml:space="preserve">The “Settings”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rPr>
                      <w:sz w:val="24"/>
                      <w:szCs w:val="24"/>
                    </w:rPr>
                  </w:pPr>
                  <w:r w:rsidDel="00000000" w:rsidR="00000000" w:rsidRPr="00000000">
                    <w:rPr>
                      <w:sz w:val="24"/>
                      <w:szCs w:val="24"/>
                      <w:rtl w:val="0"/>
                    </w:rPr>
                    <w:t xml:space="preserve">The “Live Chat” button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rPr>
                      <w:sz w:val="24"/>
                      <w:szCs w:val="24"/>
                    </w:rPr>
                  </w:pPr>
                  <w:r w:rsidDel="00000000" w:rsidR="00000000" w:rsidRPr="00000000">
                    <w:rPr>
                      <w:sz w:val="24"/>
                      <w:szCs w:val="24"/>
                      <w:rtl w:val="0"/>
                    </w:rPr>
                    <w:t xml:space="preserve">The “Privacy Policy” and “Terms of Use” buttons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numPr>
                      <w:ilvl w:val="0"/>
                      <w:numId w:val="3"/>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205">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rPr>
                <w:b w:val="1"/>
                <w:sz w:val="24"/>
                <w:szCs w:val="24"/>
              </w:rPr>
            </w:pPr>
            <w:r w:rsidDel="00000000" w:rsidR="00000000" w:rsidRPr="00000000">
              <w:rPr>
                <w:b w:val="1"/>
                <w:sz w:val="24"/>
                <w:szCs w:val="24"/>
                <w:rtl w:val="0"/>
              </w:rPr>
              <w:t xml:space="preserve">3. How satisfied were you with the following regarding the app's menu categories?</w:t>
            </w:r>
          </w:p>
          <w:p w:rsidR="00000000" w:rsidDel="00000000" w:rsidP="00000000" w:rsidRDefault="00000000" w:rsidRPr="00000000" w14:paraId="00000207">
            <w:pPr>
              <w:rPr>
                <w:b w:val="1"/>
                <w:sz w:val="24"/>
                <w:szCs w:val="24"/>
              </w:rPr>
            </w:pPr>
            <w:r w:rsidDel="00000000" w:rsidR="00000000" w:rsidRPr="00000000">
              <w:rPr>
                <w:rtl w:val="0"/>
              </w:rPr>
            </w:r>
          </w:p>
          <w:tbl>
            <w:tblPr>
              <w:tblStyle w:val="Table15"/>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1440"/>
              <w:gridCol w:w="1525"/>
              <w:gridCol w:w="1525"/>
              <w:gridCol w:w="1525"/>
              <w:gridCol w:w="1525"/>
              <w:tblGridChange w:id="0">
                <w:tblGrid>
                  <w:gridCol w:w="1590"/>
                  <w:gridCol w:w="1440"/>
                  <w:gridCol w:w="1525"/>
                  <w:gridCol w:w="1525"/>
                  <w:gridCol w:w="1525"/>
                  <w:gridCol w:w="1525"/>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line="288" w:lineRule="auto"/>
                    <w:jc w:val="center"/>
                    <w:rPr>
                      <w:sz w:val="24"/>
                      <w:szCs w:val="24"/>
                    </w:rPr>
                  </w:pPr>
                  <w:r w:rsidDel="00000000" w:rsidR="00000000" w:rsidRPr="00000000">
                    <w:rPr>
                      <w:sz w:val="24"/>
                      <w:szCs w:val="24"/>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line="288" w:lineRule="auto"/>
                    <w:jc w:val="center"/>
                    <w:rPr>
                      <w:sz w:val="24"/>
                      <w:szCs w:val="24"/>
                    </w:rPr>
                  </w:pPr>
                  <w:r w:rsidDel="00000000" w:rsidR="00000000" w:rsidRPr="00000000">
                    <w:rPr>
                      <w:sz w:val="24"/>
                      <w:szCs w:val="24"/>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line="288" w:lineRule="auto"/>
                    <w:jc w:val="center"/>
                    <w:rPr>
                      <w:sz w:val="24"/>
                      <w:szCs w:val="24"/>
                    </w:rPr>
                  </w:pPr>
                  <w:r w:rsidDel="00000000" w:rsidR="00000000" w:rsidRPr="00000000">
                    <w:rPr>
                      <w:sz w:val="24"/>
                      <w:szCs w:val="24"/>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line="288" w:lineRule="auto"/>
                    <w:jc w:val="center"/>
                    <w:rPr>
                      <w:sz w:val="24"/>
                      <w:szCs w:val="24"/>
                    </w:rPr>
                  </w:pPr>
                  <w:r w:rsidDel="00000000" w:rsidR="00000000" w:rsidRPr="00000000">
                    <w:rPr>
                      <w:sz w:val="24"/>
                      <w:szCs w:val="24"/>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rPr>
                      <w:sz w:val="24"/>
                      <w:szCs w:val="24"/>
                    </w:rPr>
                  </w:pPr>
                  <w:r w:rsidDel="00000000" w:rsidR="00000000" w:rsidRPr="00000000">
                    <w:rPr>
                      <w:sz w:val="24"/>
                      <w:szCs w:val="24"/>
                      <w:rtl w:val="0"/>
                    </w:rPr>
                    <w:t xml:space="preserve">Number of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rPr>
                      <w:sz w:val="24"/>
                      <w:szCs w:val="24"/>
                    </w:rPr>
                  </w:pPr>
                  <w:r w:rsidDel="00000000" w:rsidR="00000000" w:rsidRPr="00000000">
                    <w:rPr>
                      <w:sz w:val="24"/>
                      <w:szCs w:val="24"/>
                      <w:rtl w:val="0"/>
                    </w:rPr>
                    <w:t xml:space="preserve">Font size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rPr>
                      <w:sz w:val="24"/>
                      <w:szCs w:val="24"/>
                    </w:rPr>
                  </w:pPr>
                  <w:r w:rsidDel="00000000" w:rsidR="00000000" w:rsidRPr="00000000">
                    <w:rPr>
                      <w:sz w:val="24"/>
                      <w:szCs w:val="24"/>
                      <w:rtl w:val="0"/>
                    </w:rPr>
                    <w:t xml:space="preserve">Division of general categories (Men, Women, Kids, Beauty)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rPr>
                      <w:sz w:val="24"/>
                      <w:szCs w:val="24"/>
                    </w:rPr>
                  </w:pPr>
                  <w:r w:rsidDel="00000000" w:rsidR="00000000" w:rsidRPr="00000000">
                    <w:rPr>
                      <w:sz w:val="24"/>
                      <w:szCs w:val="24"/>
                      <w:rtl w:val="0"/>
                    </w:rPr>
                    <w:t xml:space="preserve">Sorting clothes by different criteria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rPr>
                      <w:sz w:val="24"/>
                      <w:szCs w:val="24"/>
                    </w:rPr>
                  </w:pPr>
                  <w:r w:rsidDel="00000000" w:rsidR="00000000" w:rsidRPr="00000000">
                    <w:rPr>
                      <w:sz w:val="24"/>
                      <w:szCs w:val="24"/>
                      <w:rtl w:val="0"/>
                    </w:rPr>
                    <w:t xml:space="preserve">Figuring out your size for Zara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rPr>
                      <w:sz w:val="24"/>
                      <w:szCs w:val="24"/>
                    </w:rPr>
                  </w:pPr>
                  <w:r w:rsidDel="00000000" w:rsidR="00000000" w:rsidRPr="00000000">
                    <w:rPr>
                      <w:sz w:val="24"/>
                      <w:szCs w:val="24"/>
                      <w:rtl w:val="0"/>
                    </w:rPr>
                    <w:t xml:space="preserve">Finding your size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rPr>
                      <w:sz w:val="24"/>
                      <w:szCs w:val="24"/>
                    </w:rPr>
                  </w:pPr>
                  <w:r w:rsidDel="00000000" w:rsidR="00000000" w:rsidRPr="00000000">
                    <w:rPr>
                      <w:sz w:val="24"/>
                      <w:szCs w:val="24"/>
                      <w:rtl w:val="0"/>
                    </w:rPr>
                    <w:t xml:space="preserve">The overall layout of the menu</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numPr>
                      <w:ilvl w:val="0"/>
                      <w:numId w:val="3"/>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238">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rPr>
                <w:b w:val="1"/>
                <w:sz w:val="24"/>
                <w:szCs w:val="24"/>
              </w:rPr>
            </w:pPr>
            <w:r w:rsidDel="00000000" w:rsidR="00000000" w:rsidRPr="00000000">
              <w:rPr>
                <w:b w:val="1"/>
                <w:sz w:val="24"/>
                <w:szCs w:val="24"/>
                <w:rtl w:val="0"/>
              </w:rPr>
              <w:t xml:space="preserve">4. How easy were the following operations?</w:t>
            </w:r>
          </w:p>
          <w:p w:rsidR="00000000" w:rsidDel="00000000" w:rsidP="00000000" w:rsidRDefault="00000000" w:rsidRPr="00000000" w14:paraId="0000023A">
            <w:pPr>
              <w:rPr>
                <w:b w:val="1"/>
                <w:sz w:val="24"/>
                <w:szCs w:val="24"/>
              </w:rPr>
            </w:pPr>
            <w:r w:rsidDel="00000000" w:rsidR="00000000" w:rsidRPr="00000000">
              <w:rPr>
                <w:rtl w:val="0"/>
              </w:rPr>
            </w:r>
          </w:p>
          <w:tbl>
            <w:tblPr>
              <w:tblStyle w:val="Table16"/>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line="288" w:lineRule="auto"/>
                    <w:jc w:val="center"/>
                    <w:rPr>
                      <w:sz w:val="24"/>
                      <w:szCs w:val="24"/>
                    </w:rPr>
                  </w:pPr>
                  <w:r w:rsidDel="00000000" w:rsidR="00000000" w:rsidRPr="00000000">
                    <w:rPr>
                      <w:sz w:val="24"/>
                      <w:szCs w:val="24"/>
                      <w:rtl w:val="0"/>
                    </w:rPr>
                    <w:t xml:space="preserve">Very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line="288" w:lineRule="auto"/>
                    <w:jc w:val="center"/>
                    <w:rPr>
                      <w:sz w:val="24"/>
                      <w:szCs w:val="24"/>
                    </w:rPr>
                  </w:pPr>
                  <w:r w:rsidDel="00000000" w:rsidR="00000000" w:rsidRPr="00000000">
                    <w:rPr>
                      <w:sz w:val="24"/>
                      <w:szCs w:val="24"/>
                      <w:rtl w:val="0"/>
                    </w:rPr>
                    <w:t xml:space="preserve">Somewhat Easy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line="288" w:lineRule="auto"/>
                    <w:jc w:val="center"/>
                    <w:rPr>
                      <w:sz w:val="24"/>
                      <w:szCs w:val="24"/>
                    </w:rPr>
                  </w:pPr>
                  <w:r w:rsidDel="00000000" w:rsidR="00000000" w:rsidRPr="00000000">
                    <w:rPr>
                      <w:sz w:val="24"/>
                      <w:szCs w:val="24"/>
                      <w:rtl w:val="0"/>
                    </w:rPr>
                    <w:t xml:space="preserve">Nor Easy or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line="288" w:lineRule="auto"/>
                    <w:jc w:val="center"/>
                    <w:rPr>
                      <w:sz w:val="24"/>
                      <w:szCs w:val="24"/>
                    </w:rPr>
                  </w:pPr>
                  <w:r w:rsidDel="00000000" w:rsidR="00000000" w:rsidRPr="00000000">
                    <w:rPr>
                      <w:sz w:val="24"/>
                      <w:szCs w:val="24"/>
                      <w:rtl w:val="0"/>
                    </w:rPr>
                    <w:t xml:space="preserve">Somewhat Difficult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line="288" w:lineRule="auto"/>
                    <w:jc w:val="center"/>
                    <w:rPr>
                      <w:sz w:val="24"/>
                      <w:szCs w:val="24"/>
                    </w:rPr>
                  </w:pPr>
                  <w:r w:rsidDel="00000000" w:rsidR="00000000" w:rsidRPr="00000000">
                    <w:rPr>
                      <w:sz w:val="24"/>
                      <w:szCs w:val="24"/>
                      <w:rtl w:val="0"/>
                    </w:rPr>
                    <w:t xml:space="preserve">Very Difficult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sz w:val="24"/>
                      <w:szCs w:val="24"/>
                    </w:rPr>
                  </w:pPr>
                  <w:r w:rsidDel="00000000" w:rsidR="00000000" w:rsidRPr="00000000">
                    <w:rPr>
                      <w:sz w:val="24"/>
                      <w:szCs w:val="24"/>
                      <w:rtl w:val="0"/>
                    </w:rPr>
                    <w:t xml:space="preserve">Finding clothing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rPr>
                      <w:sz w:val="24"/>
                      <w:szCs w:val="24"/>
                    </w:rPr>
                  </w:pPr>
                  <w:r w:rsidDel="00000000" w:rsidR="00000000" w:rsidRPr="00000000">
                    <w:rPr>
                      <w:sz w:val="24"/>
                      <w:szCs w:val="24"/>
                      <w:rtl w:val="0"/>
                    </w:rPr>
                    <w:t xml:space="preserve">Searching for items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rPr>
                      <w:sz w:val="24"/>
                      <w:szCs w:val="24"/>
                    </w:rPr>
                  </w:pPr>
                  <w:r w:rsidDel="00000000" w:rsidR="00000000" w:rsidRPr="00000000">
                    <w:rPr>
                      <w:sz w:val="24"/>
                      <w:szCs w:val="24"/>
                      <w:rtl w:val="0"/>
                    </w:rPr>
                    <w:t xml:space="preserve">Filtering search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numPr>
                      <w:ilvl w:val="0"/>
                      <w:numId w:val="3"/>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253">
            <w:pPr>
              <w:rPr>
                <w:b w:val="1"/>
                <w:sz w:val="24"/>
                <w:szCs w:val="24"/>
              </w:rPr>
            </w:pPr>
            <w:r w:rsidDel="00000000" w:rsidR="00000000" w:rsidRPr="00000000">
              <w:rPr>
                <w:rtl w:val="0"/>
              </w:rPr>
            </w:r>
          </w:p>
        </w:tc>
      </w:tr>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rPr>
                <w:b w:val="1"/>
                <w:sz w:val="24"/>
                <w:szCs w:val="24"/>
              </w:rPr>
            </w:pPr>
            <w:r w:rsidDel="00000000" w:rsidR="00000000" w:rsidRPr="00000000">
              <w:rPr>
                <w:b w:val="1"/>
                <w:sz w:val="24"/>
                <w:szCs w:val="24"/>
                <w:rtl w:val="0"/>
              </w:rPr>
              <w:t xml:space="preserve">5. How satisfied were you with the following regarding the app's carousel interfaces?</w:t>
            </w:r>
          </w:p>
          <w:p w:rsidR="00000000" w:rsidDel="00000000" w:rsidP="00000000" w:rsidRDefault="00000000" w:rsidRPr="00000000" w14:paraId="00000255">
            <w:pPr>
              <w:rPr>
                <w:b w:val="1"/>
                <w:sz w:val="24"/>
                <w:szCs w:val="24"/>
              </w:rPr>
            </w:pPr>
            <w:r w:rsidDel="00000000" w:rsidR="00000000" w:rsidRPr="00000000">
              <w:rPr>
                <w:rtl w:val="0"/>
              </w:rPr>
            </w:r>
          </w:p>
          <w:tbl>
            <w:tblPr>
              <w:tblStyle w:val="Table17"/>
              <w:tblW w:w="9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1.6666666666667"/>
              <w:gridCol w:w="1521.6666666666667"/>
              <w:gridCol w:w="1521.6666666666667"/>
              <w:gridCol w:w="1521.6666666666667"/>
              <w:gridCol w:w="1521.6666666666667"/>
              <w:gridCol w:w="1521.6666666666667"/>
              <w:tblGridChange w:id="0">
                <w:tblGrid>
                  <w:gridCol w:w="1521.6666666666667"/>
                  <w:gridCol w:w="1521.6666666666667"/>
                  <w:gridCol w:w="1521.6666666666667"/>
                  <w:gridCol w:w="1521.6666666666667"/>
                  <w:gridCol w:w="1521.6666666666667"/>
                  <w:gridCol w:w="1521.6666666666667"/>
                </w:tblGrid>
              </w:tblGridChange>
            </w:tblGrid>
            <w:tr>
              <w:trPr>
                <w:cantSplit w:val="0"/>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88" w:lineRule="auto"/>
                    <w:jc w:val="center"/>
                    <w:rPr>
                      <w:sz w:val="24"/>
                      <w:szCs w:val="24"/>
                    </w:rPr>
                  </w:pPr>
                  <w:r w:rsidDel="00000000" w:rsidR="00000000" w:rsidRPr="00000000">
                    <w:rPr>
                      <w:sz w:val="24"/>
                      <w:szCs w:val="24"/>
                      <w:rtl w:val="0"/>
                    </w:rPr>
                    <w:t xml:space="preserve">Very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line="288" w:lineRule="auto"/>
                    <w:jc w:val="center"/>
                    <w:rPr>
                      <w:sz w:val="24"/>
                      <w:szCs w:val="24"/>
                    </w:rPr>
                  </w:pPr>
                  <w:r w:rsidDel="00000000" w:rsidR="00000000" w:rsidRPr="00000000">
                    <w:rPr>
                      <w:sz w:val="24"/>
                      <w:szCs w:val="24"/>
                      <w:rtl w:val="0"/>
                    </w:rPr>
                    <w:t xml:space="preserve">Somewhat Dissatisfied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line="288" w:lineRule="auto"/>
                    <w:jc w:val="center"/>
                    <w:rPr>
                      <w:sz w:val="24"/>
                      <w:szCs w:val="24"/>
                    </w:rPr>
                  </w:pPr>
                  <w:r w:rsidDel="00000000" w:rsidR="00000000" w:rsidRPr="00000000">
                    <w:rPr>
                      <w:sz w:val="24"/>
                      <w:szCs w:val="24"/>
                      <w:rtl w:val="0"/>
                    </w:rPr>
                    <w:t xml:space="preserve">Neutral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line="288" w:lineRule="auto"/>
                    <w:jc w:val="center"/>
                    <w:rPr>
                      <w:sz w:val="24"/>
                      <w:szCs w:val="24"/>
                    </w:rPr>
                  </w:pPr>
                  <w:r w:rsidDel="00000000" w:rsidR="00000000" w:rsidRPr="00000000">
                    <w:rPr>
                      <w:sz w:val="24"/>
                      <w:szCs w:val="24"/>
                      <w:rtl w:val="0"/>
                    </w:rPr>
                    <w:t xml:space="preserve">Somewhat Satisfied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88" w:lineRule="auto"/>
                    <w:jc w:val="center"/>
                    <w:rPr>
                      <w:sz w:val="24"/>
                      <w:szCs w:val="24"/>
                    </w:rPr>
                  </w:pPr>
                  <w:r w:rsidDel="00000000" w:rsidR="00000000" w:rsidRPr="00000000">
                    <w:rPr>
                      <w:sz w:val="24"/>
                      <w:szCs w:val="24"/>
                      <w:rtl w:val="0"/>
                    </w:rPr>
                    <w:t xml:space="preserve">Very Satisfied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rPr>
                      <w:sz w:val="24"/>
                      <w:szCs w:val="24"/>
                    </w:rPr>
                  </w:pPr>
                  <w:r w:rsidDel="00000000" w:rsidR="00000000" w:rsidRPr="00000000">
                    <w:rPr>
                      <w:sz w:val="24"/>
                      <w:szCs w:val="24"/>
                      <w:rtl w:val="0"/>
                    </w:rPr>
                    <w:t xml:space="preserve">Swiping through the content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numPr>
                      <w:ilvl w:val="0"/>
                      <w:numId w:val="3"/>
                    </w:numPr>
                    <w:ind w:left="720" w:hanging="360"/>
                    <w:jc w:val="center"/>
                    <w:rPr>
                      <w:sz w:val="24"/>
                      <w:szCs w:val="24"/>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rPr>
                      <w:sz w:val="24"/>
                      <w:szCs w:val="24"/>
                    </w:rPr>
                  </w:pPr>
                  <w:r w:rsidDel="00000000" w:rsidR="00000000" w:rsidRPr="00000000">
                    <w:rPr>
                      <w:sz w:val="24"/>
                      <w:szCs w:val="24"/>
                      <w:rtl w:val="0"/>
                    </w:rPr>
                    <w:t xml:space="preserve">The swipe indicator’s visibility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numPr>
                      <w:ilvl w:val="0"/>
                      <w:numId w:val="3"/>
                    </w:numPr>
                    <w:ind w:left="720" w:hanging="360"/>
                    <w:jc w:val="center"/>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numPr>
                      <w:ilvl w:val="0"/>
                      <w:numId w:val="3"/>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268">
            <w:pPr>
              <w:rPr>
                <w:b w:val="1"/>
                <w:sz w:val="24"/>
                <w:szCs w:val="24"/>
              </w:rPr>
            </w:pPr>
            <w:r w:rsidDel="00000000" w:rsidR="00000000" w:rsidRPr="00000000">
              <w:rPr>
                <w:rtl w:val="0"/>
              </w:rPr>
            </w:r>
          </w:p>
        </w:tc>
      </w:tr>
    </w:tbl>
    <w:p w:rsidR="00000000" w:rsidDel="00000000" w:rsidP="00000000" w:rsidRDefault="00000000" w:rsidRPr="00000000" w14:paraId="00000269">
      <w:pPr>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pBdr>
        <w:top w:color="000000" w:space="1" w:sz="4" w:val="single"/>
      </w:pBdr>
      <w:tabs>
        <w:tab w:val="center" w:pos="4680"/>
        <w:tab w:val="right" w:pos="9360"/>
      </w:tabs>
      <w:spacing w:line="240" w:lineRule="auto"/>
      <w:rPr>
        <w:rFonts w:ascii="Times" w:cs="Times" w:eastAsia="Times" w:hAnsi="Times"/>
        <w:sz w:val="20"/>
        <w:szCs w:val="20"/>
      </w:rPr>
    </w:pPr>
    <w:r w:rsidDel="00000000" w:rsidR="00000000" w:rsidRPr="00000000">
      <w:rPr>
        <w:rtl w:val="0"/>
      </w:rPr>
    </w:r>
  </w:p>
  <w:p w:rsidR="00000000" w:rsidDel="00000000" w:rsidP="00000000" w:rsidRDefault="00000000" w:rsidRPr="00000000" w14:paraId="0000026B">
    <w:pPr>
      <w:jc w:val="center"/>
      <w:rPr>
        <w:rFonts w:ascii="Times" w:cs="Times" w:eastAsia="Times" w:hAnsi="Times"/>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figma.com/file/CEZv9yBqSiPFkQeEnn7gSY/CPS-613%3A-High-fidelity?node-id=0%3A1" TargetMode="External"/><Relationship Id="rId29"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10.png"/><Relationship Id="rId31" Type="http://schemas.openxmlformats.org/officeDocument/2006/relationships/header" Target="header2.xml"/><Relationship Id="rId30" Type="http://schemas.openxmlformats.org/officeDocument/2006/relationships/image" Target="media/image5.png"/><Relationship Id="rId11" Type="http://schemas.openxmlformats.org/officeDocument/2006/relationships/image" Target="media/image16.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2.png"/><Relationship Id="rId34"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